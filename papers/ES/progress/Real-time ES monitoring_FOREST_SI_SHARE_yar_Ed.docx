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321759" w:rsidP="00D12ABE" w:rsidRDefault="00D56879" w14:paraId="7CC30B77" w14:textId="77777777">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To Special issue of Forests. </w:t>
      </w:r>
      <w:hyperlink r:id="rId9">
        <w:r>
          <w:rPr>
            <w:rFonts w:ascii="Times New Roman" w:hAnsi="Times New Roman" w:eastAsia="Times New Roman" w:cs="Times New Roman"/>
            <w:color w:val="0000FF"/>
            <w:sz w:val="24"/>
            <w:szCs w:val="24"/>
            <w:u w:val="single"/>
          </w:rPr>
          <w:t>https://www.mdpi.com/journal/forests/special_issues/Assessing_Ecosystem</w:t>
        </w:r>
      </w:hyperlink>
      <w:r>
        <w:rPr>
          <w:rFonts w:ascii="Times New Roman" w:hAnsi="Times New Roman" w:eastAsia="Times New Roman" w:cs="Times New Roman"/>
          <w:sz w:val="24"/>
          <w:szCs w:val="24"/>
        </w:rPr>
        <w:t xml:space="preserve"> </w:t>
      </w:r>
    </w:p>
    <w:p w:rsidR="00321759" w:rsidP="00D12ABE" w:rsidRDefault="00D56879" w14:paraId="619BCF43" w14:textId="77777777">
      <w:pPr>
        <w:spacing w:after="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Real-time monitoring of ecosystem services provided by green infrastructure on a tree level: possibilities and challenges. </w:t>
      </w:r>
    </w:p>
    <w:p w:rsidR="00321759" w:rsidP="00D12ABE" w:rsidRDefault="00321759" w14:paraId="316B2112" w14:textId="77777777">
      <w:pPr>
        <w:spacing w:after="0"/>
        <w:rPr>
          <w:rFonts w:ascii="Times New Roman" w:hAnsi="Times New Roman" w:eastAsia="Times New Roman" w:cs="Times New Roman"/>
          <w:b/>
          <w:sz w:val="24"/>
          <w:szCs w:val="24"/>
        </w:rPr>
      </w:pPr>
    </w:p>
    <w:p w:rsidR="00321759" w:rsidP="00D12ABE" w:rsidRDefault="00D56879" w14:paraId="75E0804F" w14:textId="77777777">
      <w:pPr>
        <w:spacing w:after="0"/>
        <w:rPr>
          <w:rFonts w:ascii="Times New Roman" w:hAnsi="Times New Roman" w:eastAsia="Times New Roman" w:cs="Times New Roman"/>
          <w:b/>
          <w:sz w:val="24"/>
          <w:szCs w:val="24"/>
        </w:rPr>
      </w:pPr>
      <w:r>
        <w:rPr>
          <w:rFonts w:ascii="Times New Roman" w:hAnsi="Times New Roman" w:eastAsia="Times New Roman" w:cs="Times New Roman"/>
          <w:b/>
          <w:sz w:val="24"/>
          <w:szCs w:val="24"/>
        </w:rPr>
        <w:t>Abstract.</w:t>
      </w:r>
    </w:p>
    <w:p w:rsidR="00321759" w:rsidP="00DD3DDC" w:rsidRDefault="00D56879" w14:paraId="40A74F8F" w14:textId="77777777">
      <w:pPr>
        <w:spacing w:after="0"/>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Sustainable urban development is one of the priorities of mankind for the near future, and it implies the rational use of urban nature capital and the maximization of urban ecosystem services. Urban green spaces play an essential role in the sustainable functioning of urban ecosystems and provide the most important regulating and cultural ecosystem services. Meanwhile cities are entering a new age of widespread data collection, processing, and utilization in urban decision-making, as well as citizen involvement and empowerment in city planning. It is necessary to expand the uses of digital and computing technologies to green infrastructure management, as it is a crucial component for human well-being under the rapid urbanization.</w:t>
      </w:r>
    </w:p>
    <w:p w:rsidR="00321759" w:rsidP="00DD3DDC" w:rsidRDefault="005F7742" w14:paraId="6DA3FA56" w14:textId="77777777">
      <w:pPr>
        <w:spacing w:after="0"/>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w:t>
      </w:r>
      <w:r w:rsidRPr="00806DDE">
        <w:rPr>
          <w:rFonts w:ascii="Times New Roman" w:hAnsi="Times New Roman" w:eastAsia="Times New Roman" w:cs="Times New Roman"/>
          <w:sz w:val="24"/>
          <w:szCs w:val="24"/>
        </w:rPr>
        <w:t xml:space="preserve">Bolotnaya square </w:t>
      </w:r>
      <w:r>
        <w:rPr>
          <w:rFonts w:ascii="Times New Roman" w:hAnsi="Times New Roman" w:eastAsia="Times New Roman" w:cs="Times New Roman"/>
          <w:sz w:val="24"/>
          <w:szCs w:val="24"/>
        </w:rPr>
        <w:t xml:space="preserve">was chosen as a study site that </w:t>
      </w:r>
      <w:r w:rsidRPr="00806DDE">
        <w:rPr>
          <w:rFonts w:ascii="Times New Roman" w:hAnsi="Times New Roman" w:eastAsia="Times New Roman" w:cs="Times New Roman"/>
          <w:sz w:val="24"/>
          <w:szCs w:val="24"/>
        </w:rPr>
        <w:t>represents urban green infrastructure under the high influence of urban heat island and high level of anthropogenic load.</w:t>
      </w:r>
      <w:r>
        <w:rPr>
          <w:rFonts w:ascii="Times New Roman" w:hAnsi="Times New Roman" w:eastAsia="Times New Roman" w:cs="Times New Roman"/>
          <w:sz w:val="24"/>
          <w:szCs w:val="24"/>
        </w:rPr>
        <w:t xml:space="preserve"> </w:t>
      </w:r>
      <w:r w:rsidR="008659E7">
        <w:rPr>
          <w:rFonts w:ascii="Times New Roman" w:hAnsi="Times New Roman" w:eastAsia="Times New Roman" w:cs="Times New Roman"/>
          <w:sz w:val="24"/>
          <w:szCs w:val="24"/>
        </w:rPr>
        <w:t xml:space="preserve">It </w:t>
      </w:r>
      <w:r w:rsidRPr="00806DDE">
        <w:rPr>
          <w:rFonts w:ascii="Times New Roman" w:hAnsi="Times New Roman" w:eastAsia="Times New Roman" w:cs="Times New Roman"/>
          <w:sz w:val="24"/>
          <w:szCs w:val="24"/>
        </w:rPr>
        <w:t xml:space="preserve">is a small green area (370m length and 120m width) </w:t>
      </w:r>
      <w:r>
        <w:rPr>
          <w:rFonts w:ascii="Times New Roman" w:hAnsi="Times New Roman" w:eastAsia="Times New Roman" w:cs="Times New Roman"/>
          <w:sz w:val="24"/>
          <w:szCs w:val="24"/>
        </w:rPr>
        <w:t xml:space="preserve">situated on the island Balchug </w:t>
      </w:r>
      <w:r w:rsidRPr="00806DDE">
        <w:rPr>
          <w:rFonts w:ascii="Times New Roman" w:hAnsi="Times New Roman" w:eastAsia="Times New Roman" w:cs="Times New Roman"/>
          <w:sz w:val="24"/>
          <w:szCs w:val="24"/>
        </w:rPr>
        <w:t xml:space="preserve">in the center of </w:t>
      </w:r>
      <w:r>
        <w:rPr>
          <w:rFonts w:ascii="Times New Roman" w:hAnsi="Times New Roman" w:eastAsia="Times New Roman" w:cs="Times New Roman"/>
          <w:sz w:val="24"/>
          <w:szCs w:val="24"/>
        </w:rPr>
        <w:t>Moscow, 600m to the south from the Kremlin.</w:t>
      </w:r>
      <w:r w:rsidRPr="00F327CE">
        <w:rPr>
          <w:rFonts w:ascii="Times New Roman" w:hAnsi="Times New Roman" w:eastAsia="Times New Roman" w:cs="Times New Roman"/>
          <w:sz w:val="24"/>
          <w:szCs w:val="24"/>
        </w:rPr>
        <w:t xml:space="preserve"> </w:t>
      </w:r>
      <w:r w:rsidRPr="008659E7" w:rsidR="00D56879">
        <w:rPr>
          <w:rFonts w:ascii="Times New Roman" w:hAnsi="Times New Roman" w:eastAsia="Times New Roman" w:cs="Times New Roman"/>
          <w:sz w:val="24"/>
          <w:szCs w:val="24"/>
        </w:rPr>
        <w:t xml:space="preserve">For real-time monitoring </w:t>
      </w:r>
      <w:r w:rsidRPr="008659E7" w:rsidR="008659E7">
        <w:rPr>
          <w:rFonts w:ascii="Times New Roman" w:hAnsi="Times New Roman" w:eastAsia="Times New Roman" w:cs="Times New Roman"/>
          <w:sz w:val="24"/>
          <w:szCs w:val="24"/>
        </w:rPr>
        <w:t xml:space="preserve">nineteen </w:t>
      </w:r>
      <w:r w:rsidRPr="008659E7" w:rsidR="00D56879">
        <w:rPr>
          <w:rFonts w:ascii="Times New Roman" w:hAnsi="Times New Roman" w:eastAsia="Times New Roman" w:cs="Times New Roman"/>
          <w:sz w:val="24"/>
          <w:szCs w:val="24"/>
        </w:rPr>
        <w:t xml:space="preserve">TreeTalkers that provide data on physiological conditions of a single tree were installed </w:t>
      </w:r>
      <w:r w:rsidRPr="008659E7" w:rsidR="008659E7">
        <w:rPr>
          <w:rFonts w:ascii="Times New Roman" w:hAnsi="Times New Roman" w:eastAsia="Times New Roman" w:cs="Times New Roman"/>
          <w:sz w:val="24"/>
          <w:szCs w:val="24"/>
        </w:rPr>
        <w:t xml:space="preserve">to </w:t>
      </w:r>
      <w:r w:rsidRPr="008659E7" w:rsidR="00D56879">
        <w:rPr>
          <w:rFonts w:ascii="Times New Roman" w:hAnsi="Times New Roman" w:eastAsia="Times New Roman" w:cs="Times New Roman"/>
          <w:sz w:val="24"/>
          <w:szCs w:val="24"/>
        </w:rPr>
        <w:t>describe different species in their local conditions (</w:t>
      </w:r>
      <w:r w:rsidRPr="008659E7" w:rsidR="00F0605C">
        <w:rPr>
          <w:rFonts w:ascii="Times New Roman" w:hAnsi="Times New Roman" w:eastAsia="Times New Roman" w:cs="Times New Roman"/>
          <w:sz w:val="24"/>
          <w:szCs w:val="24"/>
        </w:rPr>
        <w:t>neighborhood</w:t>
      </w:r>
      <w:r w:rsidRPr="008659E7" w:rsidR="00D56879">
        <w:rPr>
          <w:rFonts w:ascii="Times New Roman" w:hAnsi="Times New Roman" w:eastAsia="Times New Roman" w:cs="Times New Roman"/>
          <w:sz w:val="24"/>
          <w:szCs w:val="24"/>
        </w:rPr>
        <w:t xml:space="preserve"> tree density, edge effect, etc.).</w:t>
      </w:r>
      <w:r w:rsidR="00D56879">
        <w:rPr>
          <w:rFonts w:ascii="Times New Roman" w:hAnsi="Times New Roman" w:eastAsia="Times New Roman" w:cs="Times New Roman"/>
          <w:sz w:val="24"/>
          <w:szCs w:val="24"/>
        </w:rPr>
        <w:t xml:space="preserve"> All measurements were conducted </w:t>
      </w:r>
      <w:r w:rsidRPr="00DD3DDC" w:rsidR="00D56879">
        <w:rPr>
          <w:rFonts w:ascii="Times New Roman" w:hAnsi="Times New Roman" w:eastAsia="Times New Roman" w:cs="Times New Roman"/>
          <w:sz w:val="24"/>
          <w:szCs w:val="24"/>
        </w:rPr>
        <w:t xml:space="preserve">from </w:t>
      </w:r>
      <w:r w:rsidRPr="00DD3DDC" w:rsidR="00DD3DDC">
        <w:rPr>
          <w:rFonts w:ascii="Times New Roman" w:hAnsi="Times New Roman" w:eastAsia="Times New Roman" w:cs="Times New Roman"/>
          <w:sz w:val="24"/>
          <w:szCs w:val="24"/>
        </w:rPr>
        <w:t>1 July</w:t>
      </w:r>
      <w:r w:rsidRPr="00DD3DDC" w:rsidR="00D56879">
        <w:rPr>
          <w:rFonts w:ascii="Times New Roman" w:hAnsi="Times New Roman" w:eastAsia="Times New Roman" w:cs="Times New Roman"/>
          <w:sz w:val="24"/>
          <w:szCs w:val="24"/>
        </w:rPr>
        <w:t xml:space="preserve"> </w:t>
      </w:r>
      <w:r w:rsidR="00D56879">
        <w:rPr>
          <w:rFonts w:ascii="Times New Roman" w:hAnsi="Times New Roman" w:eastAsia="Times New Roman" w:cs="Times New Roman"/>
          <w:sz w:val="24"/>
          <w:szCs w:val="24"/>
        </w:rPr>
        <w:t xml:space="preserve">to </w:t>
      </w:r>
      <w:r w:rsidR="00DD3DDC">
        <w:rPr>
          <w:rFonts w:ascii="Times New Roman" w:hAnsi="Times New Roman" w:eastAsia="Times New Roman" w:cs="Times New Roman"/>
          <w:sz w:val="24"/>
          <w:szCs w:val="24"/>
        </w:rPr>
        <w:t xml:space="preserve">31 November </w:t>
      </w:r>
      <w:r w:rsidR="00D56879">
        <w:rPr>
          <w:rFonts w:ascii="Times New Roman" w:hAnsi="Times New Roman" w:eastAsia="Times New Roman" w:cs="Times New Roman"/>
          <w:sz w:val="24"/>
          <w:szCs w:val="24"/>
        </w:rPr>
        <w:t xml:space="preserve">with </w:t>
      </w:r>
      <w:r w:rsidR="00DD3DDC">
        <w:rPr>
          <w:rFonts w:ascii="Times New Roman" w:hAnsi="Times New Roman" w:eastAsia="Times New Roman" w:cs="Times New Roman"/>
          <w:sz w:val="24"/>
          <w:szCs w:val="24"/>
        </w:rPr>
        <w:t xml:space="preserve">1,5 </w:t>
      </w:r>
      <w:r w:rsidR="00D56879">
        <w:rPr>
          <w:rFonts w:ascii="Times New Roman" w:hAnsi="Times New Roman" w:eastAsia="Times New Roman" w:cs="Times New Roman"/>
          <w:sz w:val="24"/>
          <w:szCs w:val="24"/>
        </w:rPr>
        <w:t>hour time resolution. We used R</w:t>
      </w:r>
      <w:r w:rsidRPr="00F0605C" w:rsidR="00F0605C">
        <w:rPr>
          <w:rFonts w:ascii="Times New Roman" w:hAnsi="Times New Roman" w:eastAsia="Times New Roman" w:cs="Times New Roman"/>
          <w:sz w:val="24"/>
          <w:szCs w:val="24"/>
        </w:rPr>
        <w:t xml:space="preserve"> </w:t>
      </w:r>
      <w:r w:rsidR="00F0605C">
        <w:rPr>
          <w:rFonts w:ascii="Times New Roman" w:hAnsi="Times New Roman" w:eastAsia="Times New Roman" w:cs="Times New Roman"/>
          <w:sz w:val="24"/>
          <w:szCs w:val="24"/>
        </w:rPr>
        <w:t>programming language</w:t>
      </w:r>
      <w:r w:rsidR="00D56879">
        <w:rPr>
          <w:rFonts w:ascii="Times New Roman" w:hAnsi="Times New Roman" w:eastAsia="Times New Roman" w:cs="Times New Roman"/>
          <w:sz w:val="24"/>
          <w:szCs w:val="24"/>
        </w:rPr>
        <w:t xml:space="preserve"> for descriptive statistics and </w:t>
      </w:r>
      <w:del w:author="Алексей Ярославцев" w:date="2020-04-25T16:16:00Z" w:id="0">
        <w:r w:rsidDel="00F0605C" w:rsidR="00D56879">
          <w:rPr>
            <w:rFonts w:ascii="Times New Roman" w:hAnsi="Times New Roman" w:eastAsia="Times New Roman" w:cs="Times New Roman"/>
            <w:sz w:val="24"/>
            <w:szCs w:val="24"/>
          </w:rPr>
          <w:delText xml:space="preserve">all other </w:delText>
        </w:r>
      </w:del>
      <w:r w:rsidR="00D56879">
        <w:rPr>
          <w:rFonts w:ascii="Times New Roman" w:hAnsi="Times New Roman" w:eastAsia="Times New Roman" w:cs="Times New Roman"/>
          <w:sz w:val="24"/>
          <w:szCs w:val="24"/>
        </w:rPr>
        <w:t>data processing. To move from parameters of trees functioning to provided ecosystem services we established several indicators related to climate, air and water regulation.</w:t>
      </w:r>
    </w:p>
    <w:p w:rsidR="00321759" w:rsidP="00DD3DDC" w:rsidRDefault="00D56879" w14:paraId="46C7A9D5" w14:textId="77777777">
      <w:pPr>
        <w:spacing w:after="0"/>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Our results show that the average tree in Moscow</w:t>
      </w:r>
      <w:ins w:author="Алексей Ярославцев" w:date="2020-04-25T16:17:00Z" w:id="1">
        <w:r w:rsidR="00F0605C">
          <w:rPr>
            <w:rFonts w:ascii="Times New Roman" w:hAnsi="Times New Roman" w:eastAsia="Times New Roman" w:cs="Times New Roman"/>
            <w:sz w:val="24"/>
            <w:szCs w:val="24"/>
          </w:rPr>
          <w:t xml:space="preserve"> center</w:t>
        </w:r>
      </w:ins>
      <w:r>
        <w:rPr>
          <w:rFonts w:ascii="Times New Roman" w:hAnsi="Times New Roman" w:eastAsia="Times New Roman" w:cs="Times New Roman"/>
          <w:sz w:val="24"/>
          <w:szCs w:val="24"/>
        </w:rPr>
        <w:t xml:space="preserve"> reduce</w:t>
      </w:r>
      <w:r w:rsidR="00305E07">
        <w:rPr>
          <w:rFonts w:ascii="Times New Roman" w:hAnsi="Times New Roman" w:eastAsia="Times New Roman" w:cs="Times New Roman"/>
          <w:sz w:val="24"/>
          <w:szCs w:val="24"/>
        </w:rPr>
        <w:t>d</w:t>
      </w:r>
      <w:r>
        <w:rPr>
          <w:rFonts w:ascii="Times New Roman" w:hAnsi="Times New Roman" w:eastAsia="Times New Roman" w:cs="Times New Roman"/>
          <w:sz w:val="24"/>
          <w:szCs w:val="24"/>
        </w:rPr>
        <w:t xml:space="preserve"> </w:t>
      </w:r>
      <w:r w:rsidRPr="001146ED" w:rsidR="00305E07">
        <w:rPr>
          <w:rFonts w:ascii="Times New Roman" w:hAnsi="Times New Roman" w:eastAsia="Times New Roman" w:cs="Times New Roman"/>
          <w:sz w:val="24"/>
          <w:szCs w:val="24"/>
        </w:rPr>
        <w:t xml:space="preserve">extreme </w:t>
      </w:r>
      <w:r w:rsidRPr="001146ED">
        <w:rPr>
          <w:rFonts w:ascii="Times New Roman" w:hAnsi="Times New Roman" w:eastAsia="Times New Roman" w:cs="Times New Roman"/>
          <w:sz w:val="24"/>
          <w:szCs w:val="24"/>
        </w:rPr>
        <w:t xml:space="preserve">heat on </w:t>
      </w:r>
      <w:r w:rsidRPr="001146ED" w:rsidR="00305E07">
        <w:rPr>
          <w:rFonts w:ascii="Times New Roman" w:hAnsi="Times New Roman" w:eastAsia="Times New Roman" w:cs="Times New Roman"/>
          <w:sz w:val="24"/>
          <w:szCs w:val="24"/>
        </w:rPr>
        <w:t>2.5</w:t>
      </w:r>
      <w:r w:rsidRPr="001146ED">
        <w:rPr>
          <w:rFonts w:ascii="Times New Roman" w:hAnsi="Times New Roman" w:eastAsia="Times New Roman" w:cs="Times New Roman"/>
          <w:sz w:val="24"/>
          <w:szCs w:val="24"/>
        </w:rPr>
        <w:t xml:space="preserve"> </w:t>
      </w:r>
      <w:r w:rsidRPr="001146ED" w:rsidR="001146ED">
        <w:rPr>
          <w:rFonts w:ascii="Times New Roman" w:hAnsi="Times New Roman" w:eastAsia="Times New Roman" w:cs="Times New Roman"/>
          <w:sz w:val="24"/>
          <w:szCs w:val="24"/>
        </w:rPr>
        <w:t>C degree and cooled down the area by consuming energy on 4000KWh,</w:t>
      </w:r>
      <w:r w:rsidRPr="001146ED">
        <w:rPr>
          <w:rFonts w:ascii="Times New Roman" w:hAnsi="Times New Roman" w:eastAsia="Times New Roman" w:cs="Times New Roman"/>
          <w:sz w:val="24"/>
          <w:szCs w:val="24"/>
        </w:rPr>
        <w:t xml:space="preserve"> transpires </w:t>
      </w:r>
      <w:r w:rsidRPr="001146ED" w:rsidR="001146ED">
        <w:rPr>
          <w:rFonts w:ascii="Times New Roman" w:hAnsi="Times New Roman" w:eastAsia="Times New Roman" w:cs="Times New Roman"/>
          <w:sz w:val="24"/>
          <w:szCs w:val="24"/>
        </w:rPr>
        <w:t>5</w:t>
      </w:r>
      <w:r w:rsidRPr="001146ED">
        <w:rPr>
          <w:rFonts w:ascii="Times New Roman" w:hAnsi="Times New Roman" w:eastAsia="Times New Roman" w:cs="Times New Roman"/>
          <w:sz w:val="24"/>
          <w:szCs w:val="24"/>
        </w:rPr>
        <w:t xml:space="preserve"> m</w:t>
      </w:r>
      <w:r w:rsidRPr="001146ED">
        <w:rPr>
          <w:rFonts w:ascii="Times New Roman" w:hAnsi="Times New Roman" w:eastAsia="Times New Roman" w:cs="Times New Roman"/>
          <w:sz w:val="24"/>
          <w:szCs w:val="24"/>
          <w:vertAlign w:val="superscript"/>
        </w:rPr>
        <w:t xml:space="preserve">3 </w:t>
      </w:r>
      <w:r w:rsidRPr="001146ED">
        <w:rPr>
          <w:rFonts w:ascii="Times New Roman" w:hAnsi="Times New Roman" w:eastAsia="Times New Roman" w:cs="Times New Roman"/>
          <w:sz w:val="24"/>
          <w:szCs w:val="24"/>
        </w:rPr>
        <w:t xml:space="preserve">of water, deposits </w:t>
      </w:r>
      <w:r w:rsidRPr="001146ED" w:rsidR="00305E07">
        <w:rPr>
          <w:rFonts w:ascii="Times New Roman" w:hAnsi="Times New Roman" w:eastAsia="Times New Roman" w:cs="Times New Roman"/>
          <w:sz w:val="24"/>
          <w:szCs w:val="24"/>
        </w:rPr>
        <w:t>15 k</w:t>
      </w:r>
      <w:r w:rsidRPr="001146ED">
        <w:rPr>
          <w:rFonts w:ascii="Times New Roman" w:hAnsi="Times New Roman" w:eastAsia="Times New Roman" w:cs="Times New Roman"/>
          <w:sz w:val="24"/>
          <w:szCs w:val="24"/>
        </w:rPr>
        <w:t>g of C</w:t>
      </w:r>
      <w:r w:rsidRPr="001146ED" w:rsidR="00305E07">
        <w:rPr>
          <w:rFonts w:ascii="Times New Roman" w:hAnsi="Times New Roman" w:eastAsia="Times New Roman" w:cs="Times New Roman"/>
          <w:sz w:val="24"/>
          <w:szCs w:val="24"/>
        </w:rPr>
        <w:t>arbon</w:t>
      </w:r>
      <w:r w:rsidRPr="001146ED">
        <w:rPr>
          <w:rFonts w:ascii="Times New Roman" w:hAnsi="Times New Roman" w:eastAsia="Times New Roman" w:cs="Times New Roman"/>
          <w:sz w:val="24"/>
          <w:szCs w:val="24"/>
        </w:rPr>
        <w:t xml:space="preserve"> and absorbs </w:t>
      </w:r>
      <w:r w:rsidRPr="001146ED" w:rsidR="00305E07">
        <w:rPr>
          <w:rFonts w:ascii="Times New Roman" w:hAnsi="Times New Roman" w:eastAsia="Times New Roman" w:cs="Times New Roman"/>
          <w:sz w:val="24"/>
          <w:szCs w:val="24"/>
        </w:rPr>
        <w:t xml:space="preserve">300 </w:t>
      </w:r>
      <w:r w:rsidRPr="001146ED">
        <w:rPr>
          <w:rFonts w:ascii="Times New Roman" w:hAnsi="Times New Roman" w:eastAsia="Times New Roman" w:cs="Times New Roman"/>
          <w:sz w:val="24"/>
          <w:szCs w:val="24"/>
        </w:rPr>
        <w:t>g of PM</w:t>
      </w:r>
      <w:r w:rsidRPr="00F0605C">
        <w:rPr>
          <w:rFonts w:ascii="Times New Roman" w:hAnsi="Times New Roman" w:eastAsia="Times New Roman" w:cs="Times New Roman"/>
          <w:sz w:val="24"/>
          <w:szCs w:val="24"/>
          <w:vertAlign w:val="subscript"/>
          <w:rPrChange w:author="Алексей Ярославцев" w:date="2020-04-25T16:17:00Z" w:id="2">
            <w:rPr>
              <w:rFonts w:ascii="Times New Roman" w:hAnsi="Times New Roman" w:eastAsia="Times New Roman" w:cs="Times New Roman"/>
              <w:sz w:val="24"/>
              <w:szCs w:val="24"/>
            </w:rPr>
          </w:rPrChange>
        </w:rPr>
        <w:t>10</w:t>
      </w:r>
      <w:r w:rsidRPr="001146ED">
        <w:rPr>
          <w:rFonts w:ascii="Times New Roman" w:hAnsi="Times New Roman" w:eastAsia="Times New Roman" w:cs="Times New Roman"/>
          <w:sz w:val="24"/>
          <w:szCs w:val="24"/>
        </w:rPr>
        <w:t>. But the real values for different species</w:t>
      </w:r>
      <w:r>
        <w:rPr>
          <w:rFonts w:ascii="Times New Roman" w:hAnsi="Times New Roman" w:eastAsia="Times New Roman" w:cs="Times New Roman"/>
          <w:sz w:val="24"/>
          <w:szCs w:val="24"/>
        </w:rPr>
        <w:t xml:space="preserve"> vary </w:t>
      </w:r>
      <w:r w:rsidR="00305E07">
        <w:rPr>
          <w:rFonts w:ascii="Times New Roman" w:hAnsi="Times New Roman" w:eastAsia="Times New Roman" w:cs="Times New Roman"/>
          <w:sz w:val="24"/>
          <w:szCs w:val="24"/>
        </w:rPr>
        <w:t>(</w:t>
      </w:r>
      <w:r>
        <w:rPr>
          <w:rFonts w:ascii="Times New Roman" w:hAnsi="Times New Roman" w:eastAsia="Times New Roman" w:cs="Times New Roman"/>
          <w:sz w:val="24"/>
          <w:szCs w:val="24"/>
        </w:rPr>
        <w:t xml:space="preserve">up to </w:t>
      </w:r>
      <w:r w:rsidR="00305E07">
        <w:rPr>
          <w:rFonts w:ascii="Times New Roman" w:hAnsi="Times New Roman" w:eastAsia="Times New Roman" w:cs="Times New Roman"/>
          <w:sz w:val="24"/>
          <w:szCs w:val="24"/>
        </w:rPr>
        <w:t>five</w:t>
      </w:r>
      <w:r w:rsidR="001146ED">
        <w:rPr>
          <w:rFonts w:ascii="Times New Roman" w:hAnsi="Times New Roman" w:eastAsia="Times New Roman" w:cs="Times New Roman"/>
          <w:sz w:val="24"/>
          <w:szCs w:val="24"/>
        </w:rPr>
        <w:t>-ten</w:t>
      </w:r>
      <w:r>
        <w:rPr>
          <w:rFonts w:ascii="Times New Roman" w:hAnsi="Times New Roman" w:eastAsia="Times New Roman" w:cs="Times New Roman"/>
          <w:sz w:val="24"/>
          <w:szCs w:val="24"/>
        </w:rPr>
        <w:t xml:space="preserve"> times</w:t>
      </w:r>
      <w:r w:rsidR="00305E07">
        <w:rPr>
          <w:rFonts w:ascii="Times New Roman" w:hAnsi="Times New Roman" w:eastAsia="Times New Roman" w:cs="Times New Roman"/>
          <w:sz w:val="24"/>
          <w:szCs w:val="24"/>
        </w:rPr>
        <w:t>)</w:t>
      </w:r>
      <w:r>
        <w:rPr>
          <w:rFonts w:ascii="Times New Roman" w:hAnsi="Times New Roman" w:eastAsia="Times New Roman" w:cs="Times New Roman"/>
          <w:sz w:val="24"/>
          <w:szCs w:val="24"/>
        </w:rPr>
        <w:t xml:space="preserve"> under the influence of local conditions and </w:t>
      </w:r>
      <w:r w:rsidR="001146ED">
        <w:rPr>
          <w:rFonts w:ascii="Times New Roman" w:hAnsi="Times New Roman" w:eastAsia="Times New Roman" w:cs="Times New Roman"/>
          <w:sz w:val="24"/>
          <w:szCs w:val="24"/>
        </w:rPr>
        <w:t xml:space="preserve">also </w:t>
      </w:r>
      <w:r>
        <w:rPr>
          <w:rFonts w:ascii="Times New Roman" w:hAnsi="Times New Roman" w:eastAsia="Times New Roman" w:cs="Times New Roman"/>
          <w:sz w:val="24"/>
          <w:szCs w:val="24"/>
        </w:rPr>
        <w:t xml:space="preserve">depends substantially on seasonal and weather changes. Thus, it is crucial to use real-time monitoring data to understand deeper the processes in urban forests. There is a new opportunity </w:t>
      </w:r>
      <w:del w:author="Алексей Ярославцев" w:date="2020-04-25T16:18:00Z" w:id="3">
        <w:r w:rsidDel="00F0605C">
          <w:rPr>
            <w:rFonts w:ascii="Times New Roman" w:hAnsi="Times New Roman" w:eastAsia="Times New Roman" w:cs="Times New Roman"/>
            <w:sz w:val="24"/>
            <w:szCs w:val="24"/>
          </w:rPr>
          <w:delText xml:space="preserve">with this cloud-computing </w:delText>
        </w:r>
      </w:del>
      <w:ins w:author="Алексей Ярославцев" w:date="2020-04-25T16:18:00Z" w:id="4">
        <w:r w:rsidR="00F0605C">
          <w:rPr>
            <w:rFonts w:ascii="Times New Roman" w:hAnsi="Times New Roman" w:eastAsia="Times New Roman" w:cs="Times New Roman"/>
            <w:sz w:val="24"/>
            <w:szCs w:val="24"/>
          </w:rPr>
          <w:t>of app</w:t>
        </w:r>
      </w:ins>
      <w:ins w:author="Алексей Ярославцев" w:date="2020-04-25T16:19:00Z" w:id="5">
        <w:r w:rsidR="00F0605C">
          <w:rPr>
            <w:rFonts w:ascii="Times New Roman" w:hAnsi="Times New Roman" w:eastAsia="Times New Roman" w:cs="Times New Roman"/>
            <w:sz w:val="24"/>
            <w:szCs w:val="24"/>
          </w:rPr>
          <w:t xml:space="preserve">lying IoT </w:t>
        </w:r>
      </w:ins>
      <w:r>
        <w:rPr>
          <w:rFonts w:ascii="Times New Roman" w:hAnsi="Times New Roman" w:eastAsia="Times New Roman" w:cs="Times New Roman"/>
          <w:sz w:val="24"/>
          <w:szCs w:val="24"/>
        </w:rPr>
        <w:t xml:space="preserve">technology not only to measure the functioning flows, but to establish a smart urban </w:t>
      </w:r>
      <w:commentRangeStart w:id="6"/>
      <w:del w:author="Алексей Ярославцев" w:date="2020-04-25T16:20:00Z" w:id="7">
        <w:r w:rsidDel="0027302F">
          <w:rPr>
            <w:rFonts w:ascii="Times New Roman" w:hAnsi="Times New Roman" w:eastAsia="Times New Roman" w:cs="Times New Roman"/>
            <w:sz w:val="24"/>
            <w:szCs w:val="24"/>
          </w:rPr>
          <w:delText>forest</w:delText>
        </w:r>
      </w:del>
      <w:commentRangeEnd w:id="6"/>
      <w:r w:rsidR="0027302F">
        <w:rPr>
          <w:rStyle w:val="a7"/>
        </w:rPr>
        <w:commentReference w:id="6"/>
      </w:r>
      <w:del w:author="Алексей Ярославцев" w:date="2020-04-25T16:20:00Z" w:id="8">
        <w:r w:rsidDel="0027302F">
          <w:rPr>
            <w:rFonts w:ascii="Times New Roman" w:hAnsi="Times New Roman" w:eastAsia="Times New Roman" w:cs="Times New Roman"/>
            <w:sz w:val="24"/>
            <w:szCs w:val="24"/>
          </w:rPr>
          <w:delText xml:space="preserve"> </w:delText>
        </w:r>
      </w:del>
      <w:ins w:author="Алексей Ярославцев" w:date="2020-04-25T16:20:00Z" w:id="9">
        <w:r w:rsidR="0027302F">
          <w:rPr>
            <w:rFonts w:ascii="Times New Roman" w:hAnsi="Times New Roman" w:eastAsia="Times New Roman" w:cs="Times New Roman"/>
            <w:sz w:val="24"/>
            <w:szCs w:val="24"/>
          </w:rPr>
          <w:t xml:space="preserve"> green infrastructure </w:t>
        </w:r>
      </w:ins>
      <w:r>
        <w:rPr>
          <w:rFonts w:ascii="Times New Roman" w:hAnsi="Times New Roman" w:eastAsia="Times New Roman" w:cs="Times New Roman"/>
          <w:sz w:val="24"/>
          <w:szCs w:val="24"/>
        </w:rPr>
        <w:t>management based on ecosystem services indicators.</w:t>
      </w:r>
    </w:p>
    <w:p w:rsidR="00321759" w:rsidP="00D12ABE" w:rsidRDefault="00321759" w14:paraId="74CB1C21" w14:textId="77777777">
      <w:pPr>
        <w:spacing w:after="0"/>
        <w:rPr>
          <w:rFonts w:ascii="Times New Roman" w:hAnsi="Times New Roman" w:eastAsia="Times New Roman" w:cs="Times New Roman"/>
          <w:sz w:val="24"/>
          <w:szCs w:val="24"/>
        </w:rPr>
      </w:pPr>
    </w:p>
    <w:p w:rsidR="00321759" w:rsidP="00D12ABE" w:rsidRDefault="00D56879" w14:paraId="2F031055" w14:textId="77777777">
      <w:pPr>
        <w:spacing w:after="0"/>
        <w:rPr>
          <w:rFonts w:ascii="Times New Roman" w:hAnsi="Times New Roman" w:eastAsia="Times New Roman" w:cs="Times New Roman"/>
          <w:sz w:val="24"/>
          <w:szCs w:val="24"/>
        </w:rPr>
      </w:pPr>
      <w:r>
        <w:rPr>
          <w:rFonts w:ascii="Times New Roman" w:hAnsi="Times New Roman" w:eastAsia="Times New Roman" w:cs="Times New Roman"/>
          <w:b/>
          <w:sz w:val="24"/>
          <w:szCs w:val="24"/>
        </w:rPr>
        <w:t>Key words</w:t>
      </w:r>
      <w:r>
        <w:rPr>
          <w:rFonts w:ascii="Times New Roman" w:hAnsi="Times New Roman" w:eastAsia="Times New Roman" w:cs="Times New Roman"/>
          <w:sz w:val="24"/>
          <w:szCs w:val="24"/>
        </w:rPr>
        <w:t>: Ecosystem services, Ecological engineering, Green infrastructure, Real-time monitoring, Smart monitoring, Smart cities, Sustainability, TreeTalker, Trees, Urban forests.</w:t>
      </w:r>
      <w:r>
        <w:br w:type="page"/>
      </w:r>
    </w:p>
    <w:p w:rsidR="00321759" w:rsidP="00D12ABE" w:rsidRDefault="00D56879" w14:paraId="2396478D" w14:textId="77777777">
      <w:pPr>
        <w:spacing w:before="100" w:beforeAutospacing="1" w:after="100" w:afterAutospacing="1"/>
        <w:rPr>
          <w:rFonts w:ascii="Times New Roman" w:hAnsi="Times New Roman" w:eastAsia="Times New Roman" w:cs="Times New Roman"/>
          <w:b/>
          <w:sz w:val="24"/>
          <w:szCs w:val="24"/>
        </w:rPr>
      </w:pPr>
      <w:r>
        <w:rPr>
          <w:rFonts w:ascii="Times New Roman" w:hAnsi="Times New Roman" w:eastAsia="Times New Roman" w:cs="Times New Roman"/>
          <w:b/>
          <w:sz w:val="24"/>
          <w:szCs w:val="24"/>
        </w:rPr>
        <w:lastRenderedPageBreak/>
        <w:t>1. Introduction</w:t>
      </w:r>
    </w:p>
    <w:p w:rsidR="00321759" w:rsidP="00D12ABE" w:rsidRDefault="00D56879" w14:paraId="5743A850" w14:textId="77777777">
      <w:pPr>
        <w:spacing w:after="0"/>
        <w:rPr>
          <w:rFonts w:ascii="Times New Roman" w:hAnsi="Times New Roman" w:eastAsia="Times New Roman" w:cs="Times New Roman"/>
          <w:i/>
          <w:sz w:val="24"/>
          <w:szCs w:val="24"/>
        </w:rPr>
      </w:pPr>
      <w:r>
        <w:rPr>
          <w:rFonts w:ascii="Times New Roman" w:hAnsi="Times New Roman" w:eastAsia="Times New Roman" w:cs="Times New Roman"/>
          <w:i/>
          <w:sz w:val="24"/>
          <w:szCs w:val="24"/>
        </w:rPr>
        <w:t>1.1. Urban growth and how people depend on ecosystem services</w:t>
      </w:r>
    </w:p>
    <w:p w:rsidR="00321759" w:rsidP="00D12ABE" w:rsidRDefault="00D56879" w14:paraId="599CF8D3" w14:textId="77777777">
      <w:pPr>
        <w:spacing w:after="0"/>
        <w:ind w:firstLine="708"/>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Urbanization is increasing on a global scale, and today more than half of the world's population lives in cities (Dye 2008) and more than two thirds are expected to live in cities by 2050 (</w:t>
      </w:r>
      <w:r>
        <w:rPr>
          <w:rFonts w:ascii="Times New Roman" w:hAnsi="Times New Roman" w:eastAsia="Times New Roman" w:cs="Times New Roman"/>
          <w:sz w:val="24"/>
          <w:szCs w:val="24"/>
          <w:highlight w:val="yellow"/>
        </w:rPr>
        <w:t>UN, United Nations, 2010</w:t>
      </w:r>
      <w:r>
        <w:rPr>
          <w:rFonts w:ascii="Times New Roman" w:hAnsi="Times New Roman" w:eastAsia="Times New Roman" w:cs="Times New Roman"/>
          <w:sz w:val="24"/>
          <w:szCs w:val="24"/>
        </w:rPr>
        <w:t>). Concentration of population in cities plays a significant role in fostering economic development and encouraging innovation (</w:t>
      </w:r>
      <w:r>
        <w:rPr>
          <w:rFonts w:ascii="Times New Roman" w:hAnsi="Times New Roman" w:eastAsia="Times New Roman" w:cs="Times New Roman"/>
          <w:sz w:val="24"/>
          <w:szCs w:val="24"/>
          <w:highlight w:val="yellow"/>
        </w:rPr>
        <w:t>UN-Habitat, 2012</w:t>
      </w:r>
      <w:r>
        <w:rPr>
          <w:rFonts w:ascii="Times New Roman" w:hAnsi="Times New Roman" w:eastAsia="Times New Roman" w:cs="Times New Roman"/>
          <w:sz w:val="24"/>
          <w:szCs w:val="24"/>
        </w:rPr>
        <w:t xml:space="preserve">) due to economies of scale (Bettencourt et al. 2007). In addition this process may also have negative effects on many aspects of human well-being, including increasing crime rates (Bettencourt et al. 2007) and growing health risks (Frumkin 2003; Lederbogen et al. 2011). Moreover, it was shown that urban areas significantly contribute to climate change and global carbon emissions, ecosystem degradation and biodiversity loss on a global scale (Grimm et al. 2008; Seto et al. 2012). It is well-known that people living in urban areas depend on natural ecosystems not only within the city limits, but also beyond the urban area (Bolund and Hunhammar 1999) thus demands on natural capital and ecosystems services keep increasing steadily (Guo et al. 2010; Krausmann et al. 2018). </w:t>
      </w:r>
    </w:p>
    <w:p w:rsidR="00321759" w:rsidP="00D12ABE" w:rsidRDefault="00D56879" w14:paraId="7602A8D7" w14:textId="77777777">
      <w:pPr>
        <w:spacing w:after="0"/>
        <w:rPr>
          <w:rFonts w:ascii="Times New Roman" w:hAnsi="Times New Roman" w:eastAsia="Times New Roman" w:cs="Times New Roman"/>
          <w:i/>
          <w:sz w:val="24"/>
          <w:szCs w:val="24"/>
        </w:rPr>
      </w:pPr>
      <w:r>
        <w:rPr>
          <w:rFonts w:ascii="Times New Roman" w:hAnsi="Times New Roman" w:eastAsia="Times New Roman" w:cs="Times New Roman"/>
          <w:i/>
          <w:sz w:val="24"/>
          <w:szCs w:val="24"/>
        </w:rPr>
        <w:t>1.2. Ecosystem services concept as a key to sustainable urban planning.</w:t>
      </w:r>
    </w:p>
    <w:p w:rsidR="00321759" w:rsidP="00D12ABE" w:rsidRDefault="00D56879" w14:paraId="5F14396A" w14:textId="77777777">
      <w:pPr>
        <w:spacing w:after="0"/>
        <w:ind w:firstLine="708"/>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ecosystem services (ES) concept, which emerged from ecological economics in 1990s, allows to understand and explain human-environmental interactions complexity if we want to balance interlinked sustainable goals in landscape planning (Wilkinson et al. 2013; Vihervaara et al. 2019). </w:t>
      </w:r>
      <w:commentRangeStart w:id="10"/>
      <w:r>
        <w:rPr>
          <w:rFonts w:ascii="Times New Roman" w:hAnsi="Times New Roman" w:eastAsia="Times New Roman" w:cs="Times New Roman"/>
          <w:sz w:val="24"/>
          <w:szCs w:val="24"/>
        </w:rPr>
        <w:t xml:space="preserve">Scientists argue </w:t>
      </w:r>
      <w:commentRangeEnd w:id="10"/>
      <w:r w:rsidR="0027302F">
        <w:rPr>
          <w:rStyle w:val="a7"/>
        </w:rPr>
        <w:commentReference w:id="10"/>
      </w:r>
      <w:r>
        <w:rPr>
          <w:rFonts w:ascii="Times New Roman" w:hAnsi="Times New Roman" w:eastAsia="Times New Roman" w:cs="Times New Roman"/>
          <w:sz w:val="24"/>
          <w:szCs w:val="24"/>
        </w:rPr>
        <w:t>that ES concept could be used as a new Esperanto (Spyra et al. 2019) because its communicative power in participatory planning processes (Opdam et al. 2015; Haaren et al. 2019). But such comprehensive planning approach requires planners to assess and value nature’s contributions to the human well-being (UNEP 2010; Gómez-Baggethun and Barton 2013), especially in a cities as a coupled human-environment systems (Wu 2013). The concept of ES and its application to urban environments were addressed by major initiatives like the Millennium Ecosystem Assessment and The Economics of Ecosystems and Biodiversity, and have gained increasing attention in literature (Bolund and Hunhammar 1999; Haase et al. 2014; Kremer et al. 2016) and in a policy debate on green infrastructure (</w:t>
      </w:r>
      <w:r>
        <w:rPr>
          <w:rFonts w:ascii="Times New Roman" w:hAnsi="Times New Roman" w:eastAsia="Times New Roman" w:cs="Times New Roman"/>
          <w:sz w:val="24"/>
          <w:szCs w:val="24"/>
          <w:highlight w:val="yellow"/>
        </w:rPr>
        <w:t>Horizone2020, ESMERALDA</w:t>
      </w:r>
      <w:r>
        <w:rPr>
          <w:rFonts w:ascii="Times New Roman" w:hAnsi="Times New Roman" w:eastAsia="Times New Roman" w:cs="Times New Roman"/>
          <w:sz w:val="24"/>
          <w:szCs w:val="24"/>
        </w:rPr>
        <w:t>). However, ES concept might be too complex and sometimes does not meet the real world and requirements for planning applications, and even might be misinterpreted in practice (Luederitz et al. 2015; La Rosa et al. 2016; Czúcz et al. 2018). It is common situation when decision-makers pay attention to visible and directly usable ES, which are mainly provisional and cultural ES and underestimate the value of regulating and habitat ES (Wissen Hayek et al. 2016; Mascarenhas et al. 2016; van Oudenhoven et al. 2018).</w:t>
      </w:r>
    </w:p>
    <w:p w:rsidR="00321759" w:rsidP="00D12ABE" w:rsidRDefault="00D56879" w14:paraId="25EB7459" w14:textId="77777777">
      <w:pPr>
        <w:spacing w:after="0"/>
        <w:rPr>
          <w:rFonts w:ascii="Times New Roman" w:hAnsi="Times New Roman" w:eastAsia="Times New Roman" w:cs="Times New Roman"/>
          <w:i/>
          <w:sz w:val="24"/>
          <w:szCs w:val="24"/>
        </w:rPr>
      </w:pPr>
      <w:r>
        <w:rPr>
          <w:rFonts w:ascii="Times New Roman" w:hAnsi="Times New Roman" w:eastAsia="Times New Roman" w:cs="Times New Roman"/>
          <w:i/>
          <w:sz w:val="24"/>
          <w:szCs w:val="24"/>
        </w:rPr>
        <w:t>1.3. Regulating ES from GI and ways to assess it.</w:t>
      </w:r>
    </w:p>
    <w:p w:rsidR="00321759" w:rsidP="00D12ABE" w:rsidRDefault="00D56879" w14:paraId="54DB2FD4" w14:textId="77777777">
      <w:pPr>
        <w:widowControl w:val="0"/>
        <w:spacing w:after="0"/>
        <w:ind w:firstLine="708"/>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Urban green infrastructure (UGI) play an essential role in the sustainable functioning of urban ecosystems and provide the most important regulating and habitat ecosystem services such as carbon sequestration, microclimate formation, pollution and dust reduction in atmospheric air, water balance control, wildlife habitat, wind and noise reduction, etc. (Gómez-Baggethun and Barton 2013; Lovell and Taylor 2013; Andersson et al. 2014). The magnitude of the ES provided depend on the characteristics of UGI, such as vegetation type, age, structure and management practices, which is important compare to natural ecosystems. This may cause a trade-off between which service is maximized (Bodnaruk et al. 2017), or between ecosystem</w:t>
      </w:r>
      <w:r w:rsidRPr="00D77250" w:rsidR="00D77250">
        <w:rPr>
          <w:rFonts w:ascii="Times New Roman" w:hAnsi="Times New Roman" w:eastAsia="Times New Roman" w:cs="Times New Roman"/>
          <w:sz w:val="24"/>
          <w:szCs w:val="24"/>
        </w:rPr>
        <w:t xml:space="preserve"> </w:t>
      </w:r>
      <w:r w:rsidR="00D77250">
        <w:rPr>
          <w:rFonts w:ascii="Times New Roman" w:hAnsi="Times New Roman" w:eastAsia="Times New Roman" w:cs="Times New Roman"/>
          <w:sz w:val="24"/>
          <w:szCs w:val="24"/>
        </w:rPr>
        <w:t>services and</w:t>
      </w:r>
      <w:r>
        <w:rPr>
          <w:rFonts w:ascii="Times New Roman" w:hAnsi="Times New Roman" w:eastAsia="Times New Roman" w:cs="Times New Roman"/>
          <w:sz w:val="24"/>
          <w:szCs w:val="24"/>
        </w:rPr>
        <w:t xml:space="preserve"> disservices (Speak et al. 2018; Teixeira et al. 2019) and could be a reason for cost-benefit analysis (Song et al. 2018; von Döhren and Haase 2019). There are several studies that assess ES in different types of UGI (Nowak et al. 2006; Lovell and Taylor 2013; Blanusa et al. 2019), in areas with the same typology but different types of management (Lilly et al. 2015; Schwilch et al. 2018) or in different types of vegetation within the same area (Mexia et al. 2018). Several types of models such as Artificial Intelligence for Ecosystem Services (ARIES) and the Integrated Valuation of Ecosystem Services and Tradeoffs (InVEST) </w:t>
      </w:r>
      <w:r>
        <w:rPr>
          <w:rFonts w:ascii="Times New Roman" w:hAnsi="Times New Roman" w:eastAsia="Times New Roman" w:cs="Times New Roman"/>
          <w:sz w:val="24"/>
          <w:szCs w:val="24"/>
        </w:rPr>
        <w:lastRenderedPageBreak/>
        <w:t>identifies ES via proxies, typically land-use/cover, based on expert knowledge and causal relationships. Urban ES assessing presents a special case due to the high, fine-resolution spatial heterogeneity of these landscapes that could lead to high mapping error (Zhao and Sander 2018). That is why to better understand the ES provided by UGI researchers conducted direct measurements of different processes (Nowak and Crane 2002; Nowak et al. 2006, 2018), and its modeling (Lin et al. 2019; Rötzer et al. 2019) on a tree-level, which yielded in wide spreading use of software and tools, such as i-Tree model (</w:t>
      </w:r>
      <w:hyperlink r:id="rId13">
        <w:r>
          <w:rPr>
            <w:rFonts w:ascii="Times New Roman" w:hAnsi="Times New Roman" w:eastAsia="Times New Roman" w:cs="Times New Roman"/>
            <w:color w:val="0000FF"/>
            <w:sz w:val="24"/>
            <w:szCs w:val="24"/>
            <w:u w:val="single"/>
          </w:rPr>
          <w:t>http://www.itreetools.org</w:t>
        </w:r>
      </w:hyperlink>
      <w:r>
        <w:rPr>
          <w:rFonts w:ascii="Times New Roman" w:hAnsi="Times New Roman" w:eastAsia="Times New Roman" w:cs="Times New Roman"/>
          <w:sz w:val="24"/>
          <w:szCs w:val="24"/>
        </w:rPr>
        <w:t>).</w:t>
      </w:r>
    </w:p>
    <w:p w:rsidR="00321759" w:rsidP="00D12ABE" w:rsidRDefault="00D56879" w14:paraId="77C6CC60" w14:textId="77777777">
      <w:pPr>
        <w:spacing w:after="0"/>
        <w:rPr>
          <w:rFonts w:ascii="Times New Roman" w:hAnsi="Times New Roman" w:eastAsia="Times New Roman" w:cs="Times New Roman"/>
          <w:i/>
          <w:sz w:val="24"/>
          <w:szCs w:val="24"/>
        </w:rPr>
      </w:pPr>
      <w:r>
        <w:rPr>
          <w:rFonts w:ascii="Times New Roman" w:hAnsi="Times New Roman" w:eastAsia="Times New Roman" w:cs="Times New Roman"/>
          <w:i/>
          <w:sz w:val="24"/>
          <w:szCs w:val="24"/>
        </w:rPr>
        <w:t>1.4. Process-Indicator-Value. How to find a clear and useful indicators of ES.</w:t>
      </w:r>
    </w:p>
    <w:p w:rsidR="00321759" w:rsidP="00D12ABE" w:rsidRDefault="00D56879" w14:paraId="209B8274" w14:textId="77777777">
      <w:pPr>
        <w:spacing w:after="0"/>
        <w:ind w:firstLine="708"/>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Our understanding of the relationships between functional </w:t>
      </w:r>
      <w:commentRangeStart w:id="11"/>
      <w:r>
        <w:rPr>
          <w:rFonts w:ascii="Times New Roman" w:hAnsi="Times New Roman" w:eastAsia="Times New Roman" w:cs="Times New Roman"/>
          <w:sz w:val="24"/>
          <w:szCs w:val="24"/>
        </w:rPr>
        <w:t>flows</w:t>
      </w:r>
      <w:commentRangeEnd w:id="11"/>
      <w:r w:rsidR="00FB71A9">
        <w:rPr>
          <w:rStyle w:val="a7"/>
        </w:rPr>
        <w:commentReference w:id="11"/>
      </w:r>
      <w:r>
        <w:rPr>
          <w:rFonts w:ascii="Times New Roman" w:hAnsi="Times New Roman" w:eastAsia="Times New Roman" w:cs="Times New Roman"/>
          <w:sz w:val="24"/>
          <w:szCs w:val="24"/>
        </w:rPr>
        <w:t xml:space="preserve"> in ecosystems and services they provide is still very incomplete (Van Reeth 2013; Drobnik et al. 2018). To overcome this high complexity in human-environmental systems scientists use ecological indicators that generally are variables that provide aggregated information on certain phenomena (Müller and Burkhard 2012). For the ES assessment the importance of developing appropriate indicators has been recognized (Burkhard et al. 2018; van Oudenhoven et al. 2018) and many ES indicators have been developed, applied, tested and reviewed (Gómez-Baggethun and Barton 2013; La Rosa et al. 2016; Wissen Hayek et al. 2016). ES indicators need to be relevant to specific purpose (e.g. to reflect difference in land management - van Oudenhoven et al. 2012) or component (e.g. soils - Andrea et al. 2018; Drobnik et al. 2018) or spatial-temporal scale (Norton et al. 2016; Aalders and Stanik 2019) to avoid uncertainties from that side, but at the same time ES indicators should inform decision making (Willcock et al. 2016; Czúcz et al. 2018; van Oudenhoven et al. 2018). It’s completely clear for decision-makers that “you cannot manage what you do not measure”, thus these indicators should be linked to measurable policy targets and should help to monitor policy progress. And from another side we see a growing interest from citizens to the widespread measurements of the environmental conditions they are living in (Schröter et al. 2017; Njue et al. 2019), so it is also necessary to create clearly understandable indicators for involving people. We should also take into account fast development of cutting-edge technologies of observation, modeling, computing and even acting in a new Industry 4.0 world (Nitoslawski et al. 2019). </w:t>
      </w:r>
    </w:p>
    <w:p w:rsidR="00321759" w:rsidP="00D12ABE" w:rsidRDefault="00D56879" w14:paraId="08E84E1F" w14:textId="77777777">
      <w:pPr>
        <w:spacing w:after="0"/>
        <w:rPr>
          <w:rFonts w:ascii="Times New Roman" w:hAnsi="Times New Roman" w:eastAsia="Times New Roman" w:cs="Times New Roman"/>
          <w:i/>
          <w:sz w:val="24"/>
          <w:szCs w:val="24"/>
        </w:rPr>
      </w:pPr>
      <w:r>
        <w:rPr>
          <w:rFonts w:ascii="Times New Roman" w:hAnsi="Times New Roman" w:eastAsia="Times New Roman" w:cs="Times New Roman"/>
          <w:i/>
          <w:sz w:val="24"/>
          <w:szCs w:val="24"/>
        </w:rPr>
        <w:t>1.5. Smart Urban Forest and trends in technologies.</w:t>
      </w:r>
    </w:p>
    <w:p w:rsidR="00321759" w:rsidP="00D12ABE" w:rsidRDefault="00D56879" w14:paraId="5309B4A8" w14:textId="77777777">
      <w:pPr>
        <w:spacing w:after="0"/>
        <w:ind w:firstLine="708"/>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widespread integration into the urban environment of Information and Communication Technologies (ICTs) and Internet of Things (IoT) tools makes our cities “smart” (Albino et al. 2015). Smart technologies are already being applied in environmental management. The species and structure of individual trees was mapped and assessed with remote sensing, aided by machine learning (Alonzo et al. 2014). Forest regeneration was assisted by drones or unmanned aerial vehicles (UAVs) through surveying, fertilizer spraying, and precision aerial seeding (Elliott 2016). Wireless sensor networks have been deployed in greenhouse settings to measure and regulate environmental parameters (Mesas-Carrascosa et al. 2015). Acoustic sensors were used to assess the urban noise pollution (Farina et al. 2014; Mydlarz et al. 2019). The huge data collected through these technologies provide more insight into the UGI and can be used in analysis, modeling, and prediction (Kitchin 2014). Traditional monitoring methods do not allow assessing the state of UGI with the spatial-temporal resolution needed for the diagnosis of stressful situations and for decision-making on the management and development of an urban environment. Such new smart digital technologies can be used as tools to improve the human well-being through balancing the ES provided by UGI. The use of wireless network sensors and data loggers can provide information about environmental parameters at a local scale and its visualization in real time (Kitchin 2014; Nitoslawski et al. 2019).</w:t>
      </w:r>
    </w:p>
    <w:p w:rsidR="00321759" w:rsidP="00D12ABE" w:rsidRDefault="00D56879" w14:paraId="3664701E" w14:textId="77777777">
      <w:pPr>
        <w:spacing w:after="0"/>
        <w:rPr>
          <w:rFonts w:ascii="Times New Roman" w:hAnsi="Times New Roman" w:eastAsia="Times New Roman" w:cs="Times New Roman"/>
          <w:sz w:val="24"/>
          <w:szCs w:val="24"/>
        </w:rPr>
      </w:pPr>
      <w:bookmarkStart w:name="_heading=h.30j0zll" w:colFirst="0" w:colLast="0" w:id="12"/>
      <w:bookmarkEnd w:id="12"/>
      <w:r>
        <w:rPr>
          <w:rFonts w:ascii="Times New Roman" w:hAnsi="Times New Roman" w:eastAsia="Times New Roman" w:cs="Times New Roman"/>
          <w:sz w:val="24"/>
          <w:szCs w:val="24"/>
        </w:rPr>
        <w:t>So, the aim of this work is to show the possibilities and discuss the challenges of real-time tree-level monitoring of ecosystem services in urban conditions. We decided to:</w:t>
      </w:r>
    </w:p>
    <w:p w:rsidR="00321759" w:rsidP="00D12ABE" w:rsidRDefault="00D56879" w14:paraId="462DF5A1" w14:textId="77777777">
      <w:pPr>
        <w:numPr>
          <w:ilvl w:val="0"/>
          <w:numId w:val="1"/>
        </w:num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1) test the real-time monitoring technology by measuring trees functioning parameters in different conditions</w:t>
      </w:r>
    </w:p>
    <w:p w:rsidR="00321759" w:rsidP="00D12ABE" w:rsidRDefault="00D56879" w14:paraId="6C350D4F" w14:textId="77777777">
      <w:pPr>
        <w:numPr>
          <w:ilvl w:val="0"/>
          <w:numId w:val="1"/>
        </w:num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2) justify the indicators that can be useful to interpret measurements in terms of ecosystem services</w:t>
      </w:r>
    </w:p>
    <w:p w:rsidRPr="00D12ABE" w:rsidR="00321759" w:rsidP="00D12ABE" w:rsidRDefault="00D56879" w14:paraId="4A4C7826" w14:textId="77777777">
      <w:pPr>
        <w:numPr>
          <w:ilvl w:val="0"/>
          <w:numId w:val="1"/>
        </w:numPr>
        <w:spacing w:after="0"/>
        <w:rPr>
          <w:rFonts w:ascii="Times New Roman" w:hAnsi="Times New Roman" w:eastAsia="Times New Roman" w:cs="Times New Roman"/>
          <w:sz w:val="24"/>
          <w:szCs w:val="24"/>
        </w:rPr>
      </w:pPr>
      <w:r w:rsidRPr="00D12ABE">
        <w:rPr>
          <w:rFonts w:ascii="Times New Roman" w:hAnsi="Times New Roman" w:eastAsia="Times New Roman" w:cs="Times New Roman"/>
          <w:sz w:val="24"/>
          <w:szCs w:val="24"/>
        </w:rPr>
        <w:t>3) analyze local factors influencing ecosystem services</w:t>
      </w:r>
    </w:p>
    <w:p w:rsidR="00321759" w:rsidP="00D12ABE" w:rsidRDefault="00D56879" w14:paraId="72AA2BBC" w14:textId="77777777">
      <w:pPr>
        <w:spacing w:before="100" w:beforeAutospacing="1" w:after="100" w:afterAutospacing="1"/>
        <w:rPr>
          <w:rFonts w:ascii="Times New Roman" w:hAnsi="Times New Roman" w:eastAsia="Times New Roman" w:cs="Times New Roman"/>
          <w:b/>
          <w:sz w:val="24"/>
          <w:szCs w:val="24"/>
        </w:rPr>
      </w:pPr>
      <w:r>
        <w:rPr>
          <w:rFonts w:ascii="Times New Roman" w:hAnsi="Times New Roman" w:eastAsia="Times New Roman" w:cs="Times New Roman"/>
          <w:b/>
          <w:sz w:val="24"/>
          <w:szCs w:val="24"/>
        </w:rPr>
        <w:t>2. Materials and Methods.</w:t>
      </w:r>
    </w:p>
    <w:p w:rsidR="00321759" w:rsidP="00D12ABE" w:rsidRDefault="00D56879" w14:paraId="055CB4A6" w14:textId="77777777">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2.1. </w:t>
      </w:r>
      <w:r w:rsidR="001D6764">
        <w:rPr>
          <w:rFonts w:ascii="Times New Roman" w:hAnsi="Times New Roman" w:eastAsia="Times New Roman" w:cs="Times New Roman"/>
          <w:sz w:val="24"/>
          <w:szCs w:val="24"/>
        </w:rPr>
        <w:t>Study site and installations</w:t>
      </w:r>
    </w:p>
    <w:p w:rsidRPr="00A91143" w:rsidR="006C1541" w:rsidP="00D12ABE" w:rsidRDefault="00D56879" w14:paraId="508B06C4" w14:textId="0AEC5A24">
      <w:pPr>
        <w:spacing w:after="0"/>
        <w:ind w:firstLine="700"/>
        <w:jc w:val="both"/>
        <w:rPr>
          <w:rFonts w:ascii="Times New Roman" w:hAnsi="Times New Roman" w:eastAsia="Times New Roman" w:cs="Times New Roman"/>
          <w:sz w:val="24"/>
          <w:szCs w:val="24"/>
        </w:rPr>
      </w:pPr>
      <w:r w:rsidRPr="00806DDE">
        <w:rPr>
          <w:rFonts w:ascii="Times New Roman" w:hAnsi="Times New Roman" w:eastAsia="Times New Roman" w:cs="Times New Roman"/>
          <w:sz w:val="24"/>
          <w:szCs w:val="24"/>
        </w:rPr>
        <w:t xml:space="preserve">Bolotnaya square is a small green area </w:t>
      </w:r>
      <w:r w:rsidRPr="00806DDE" w:rsidR="00806DDE">
        <w:rPr>
          <w:rFonts w:ascii="Times New Roman" w:hAnsi="Times New Roman" w:eastAsia="Times New Roman" w:cs="Times New Roman"/>
          <w:sz w:val="24"/>
          <w:szCs w:val="24"/>
        </w:rPr>
        <w:t xml:space="preserve">(370m length and 120m width) </w:t>
      </w:r>
      <w:r w:rsidR="00280DD9">
        <w:rPr>
          <w:rFonts w:ascii="Times New Roman" w:hAnsi="Times New Roman" w:eastAsia="Times New Roman" w:cs="Times New Roman"/>
          <w:sz w:val="24"/>
          <w:szCs w:val="24"/>
        </w:rPr>
        <w:t xml:space="preserve">situated on the island Balchug </w:t>
      </w:r>
      <w:r w:rsidRPr="00806DDE">
        <w:rPr>
          <w:rFonts w:ascii="Times New Roman" w:hAnsi="Times New Roman" w:eastAsia="Times New Roman" w:cs="Times New Roman"/>
          <w:sz w:val="24"/>
          <w:szCs w:val="24"/>
        </w:rPr>
        <w:t xml:space="preserve">in the center of </w:t>
      </w:r>
      <w:r w:rsidR="00280DD9">
        <w:rPr>
          <w:rFonts w:ascii="Times New Roman" w:hAnsi="Times New Roman" w:eastAsia="Times New Roman" w:cs="Times New Roman"/>
          <w:sz w:val="24"/>
          <w:szCs w:val="24"/>
        </w:rPr>
        <w:t>Moscow (</w:t>
      </w:r>
      <w:r w:rsidR="00207112">
        <w:rPr>
          <w:rFonts w:ascii="Times New Roman" w:hAnsi="Times New Roman" w:eastAsia="Times New Roman" w:cs="Times New Roman"/>
          <w:sz w:val="24"/>
          <w:szCs w:val="24"/>
        </w:rPr>
        <w:t>Figure</w:t>
      </w:r>
      <w:r w:rsidR="00280DD9">
        <w:rPr>
          <w:rFonts w:ascii="Times New Roman" w:hAnsi="Times New Roman" w:eastAsia="Times New Roman" w:cs="Times New Roman"/>
          <w:sz w:val="24"/>
          <w:szCs w:val="24"/>
        </w:rPr>
        <w:t>1), 600m to the south from the Kremlin</w:t>
      </w:r>
      <w:r w:rsidR="00F327CE">
        <w:rPr>
          <w:rFonts w:ascii="Times New Roman" w:hAnsi="Times New Roman" w:eastAsia="Times New Roman" w:cs="Times New Roman"/>
          <w:sz w:val="24"/>
          <w:szCs w:val="24"/>
        </w:rPr>
        <w:t>.</w:t>
      </w:r>
      <w:r w:rsidRPr="00F327CE" w:rsidR="00F327CE">
        <w:rPr>
          <w:rFonts w:ascii="Times New Roman" w:hAnsi="Times New Roman" w:eastAsia="Times New Roman" w:cs="Times New Roman"/>
          <w:sz w:val="24"/>
          <w:szCs w:val="24"/>
        </w:rPr>
        <w:t xml:space="preserve"> </w:t>
      </w:r>
      <w:r w:rsidRPr="00806DDE" w:rsidR="00F327CE">
        <w:rPr>
          <w:rFonts w:ascii="Times New Roman" w:hAnsi="Times New Roman" w:eastAsia="Times New Roman" w:cs="Times New Roman"/>
          <w:sz w:val="24"/>
          <w:szCs w:val="24"/>
        </w:rPr>
        <w:t xml:space="preserve">Now it’s became well-known through meetings of political opposition. </w:t>
      </w:r>
      <w:r w:rsidR="00507CED">
        <w:rPr>
          <w:rFonts w:ascii="Times New Roman" w:hAnsi="Times New Roman" w:eastAsia="Times New Roman" w:cs="Times New Roman"/>
          <w:sz w:val="24"/>
          <w:szCs w:val="24"/>
        </w:rPr>
        <w:t>This site located only 700m to the west from Balchug meteorological station</w:t>
      </w:r>
      <w:r w:rsidR="000E3FEF">
        <w:rPr>
          <w:rFonts w:ascii="Times New Roman" w:hAnsi="Times New Roman" w:eastAsia="Times New Roman" w:cs="Times New Roman"/>
          <w:sz w:val="24"/>
          <w:szCs w:val="24"/>
        </w:rPr>
        <w:t xml:space="preserve"> that provided data each 3 hours</w:t>
      </w:r>
      <w:r w:rsidR="00507CED">
        <w:rPr>
          <w:rFonts w:ascii="Times New Roman" w:hAnsi="Times New Roman" w:eastAsia="Times New Roman" w:cs="Times New Roman"/>
          <w:sz w:val="24"/>
          <w:szCs w:val="24"/>
        </w:rPr>
        <w:t>.</w:t>
      </w:r>
      <w:r w:rsidRPr="00806DDE" w:rsidR="00507CED">
        <w:rPr>
          <w:rFonts w:ascii="Times New Roman" w:hAnsi="Times New Roman" w:eastAsia="Times New Roman" w:cs="Times New Roman"/>
          <w:sz w:val="24"/>
          <w:szCs w:val="24"/>
        </w:rPr>
        <w:t xml:space="preserve"> </w:t>
      </w:r>
      <w:r w:rsidR="00507CED">
        <w:rPr>
          <w:rFonts w:ascii="Times New Roman" w:hAnsi="Times New Roman" w:eastAsia="Times New Roman" w:cs="Times New Roman"/>
          <w:sz w:val="24"/>
          <w:szCs w:val="24"/>
        </w:rPr>
        <w:t>Study</w:t>
      </w:r>
      <w:r w:rsidRPr="00806DDE" w:rsidR="00280DD9">
        <w:rPr>
          <w:rFonts w:ascii="Times New Roman" w:hAnsi="Times New Roman" w:eastAsia="Times New Roman" w:cs="Times New Roman"/>
          <w:sz w:val="24"/>
          <w:szCs w:val="24"/>
        </w:rPr>
        <w:t xml:space="preserve"> area represents urban green infrastructure under the high influence of urban heat island and high level of anthropogenic load.</w:t>
      </w:r>
      <w:r w:rsidR="00280DD9">
        <w:rPr>
          <w:rFonts w:ascii="Times New Roman" w:hAnsi="Times New Roman" w:eastAsia="Times New Roman" w:cs="Times New Roman"/>
          <w:sz w:val="24"/>
          <w:szCs w:val="24"/>
        </w:rPr>
        <w:t xml:space="preserve"> </w:t>
      </w:r>
      <w:r w:rsidRPr="00806DDE" w:rsidR="00504335">
        <w:rPr>
          <w:rFonts w:ascii="Times New Roman" w:hAnsi="Times New Roman" w:eastAsia="Times New Roman" w:cs="Times New Roman"/>
          <w:sz w:val="24"/>
          <w:szCs w:val="24"/>
        </w:rPr>
        <w:t>The main works on its improvement (tree planting) were completed by 1948.</w:t>
      </w:r>
      <w:r w:rsidR="00504335">
        <w:rPr>
          <w:rFonts w:ascii="Times New Roman" w:hAnsi="Times New Roman" w:eastAsia="Times New Roman" w:cs="Times New Roman"/>
          <w:sz w:val="24"/>
          <w:szCs w:val="24"/>
        </w:rPr>
        <w:t xml:space="preserve"> So, it was possible </w:t>
      </w:r>
      <w:r w:rsidR="00280DD9">
        <w:rPr>
          <w:rFonts w:ascii="Times New Roman" w:hAnsi="Times New Roman" w:eastAsia="Times New Roman" w:cs="Times New Roman"/>
          <w:sz w:val="24"/>
          <w:szCs w:val="24"/>
        </w:rPr>
        <w:t xml:space="preserve">to analyze the influence of local biotic factors (species, </w:t>
      </w:r>
      <w:r w:rsidR="00504335">
        <w:rPr>
          <w:rFonts w:ascii="Times New Roman" w:hAnsi="Times New Roman" w:eastAsia="Times New Roman" w:cs="Times New Roman"/>
          <w:sz w:val="24"/>
          <w:szCs w:val="24"/>
        </w:rPr>
        <w:t xml:space="preserve">height, </w:t>
      </w:r>
      <w:r w:rsidR="00280DD9">
        <w:rPr>
          <w:rFonts w:ascii="Times New Roman" w:hAnsi="Times New Roman" w:eastAsia="Times New Roman" w:cs="Times New Roman"/>
          <w:sz w:val="24"/>
          <w:szCs w:val="24"/>
        </w:rPr>
        <w:t>local neighborhood standing conditions</w:t>
      </w:r>
      <w:r w:rsidR="0089775C">
        <w:rPr>
          <w:rFonts w:ascii="Times New Roman" w:hAnsi="Times New Roman" w:eastAsia="Times New Roman" w:cs="Times New Roman"/>
          <w:sz w:val="24"/>
          <w:szCs w:val="24"/>
        </w:rPr>
        <w:t>, age</w:t>
      </w:r>
      <w:r w:rsidR="00280DD9">
        <w:rPr>
          <w:rFonts w:ascii="Times New Roman" w:hAnsi="Times New Roman" w:eastAsia="Times New Roman" w:cs="Times New Roman"/>
          <w:sz w:val="24"/>
          <w:szCs w:val="24"/>
        </w:rPr>
        <w:t>)</w:t>
      </w:r>
      <w:r w:rsidR="000E3FEF">
        <w:rPr>
          <w:rFonts w:ascii="Times New Roman" w:hAnsi="Times New Roman" w:eastAsia="Times New Roman" w:cs="Times New Roman"/>
          <w:sz w:val="24"/>
          <w:szCs w:val="24"/>
        </w:rPr>
        <w:t>.</w:t>
      </w:r>
    </w:p>
    <w:p w:rsidRPr="00421097" w:rsidR="00806DDE" w:rsidP="00D12ABE" w:rsidRDefault="00421097" w14:paraId="008F6B78" w14:textId="77777777">
      <w:pPr>
        <w:spacing w:after="0"/>
        <w:jc w:val="both"/>
        <w:rPr>
          <w:rFonts w:ascii="Times New Roman" w:hAnsi="Times New Roman" w:eastAsia="Times New Roman" w:cs="Times New Roman"/>
          <w:sz w:val="24"/>
          <w:szCs w:val="24"/>
        </w:rPr>
      </w:pPr>
      <w:r>
        <w:rPr>
          <w:rFonts w:ascii="Times New Roman" w:hAnsi="Times New Roman" w:eastAsia="Times New Roman" w:cs="Times New Roman"/>
          <w:noProof/>
          <w:sz w:val="24"/>
          <w:szCs w:val="24"/>
          <w:lang w:val="ru-RU"/>
        </w:rPr>
        <w:drawing>
          <wp:inline distT="0" distB="0" distL="0" distR="0" wp14:anchorId="20CBC9E9" wp14:editId="450DA06C">
            <wp:extent cx="5773469" cy="4016045"/>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0053" cy="4020625"/>
                    </a:xfrm>
                    <a:prstGeom prst="rect">
                      <a:avLst/>
                    </a:prstGeom>
                    <a:noFill/>
                  </pic:spPr>
                </pic:pic>
              </a:graphicData>
            </a:graphic>
          </wp:inline>
        </w:drawing>
      </w:r>
    </w:p>
    <w:p w:rsidRPr="00D12ABE" w:rsidR="00D12ABE" w:rsidP="00D12ABE" w:rsidRDefault="00207112" w14:paraId="191A7B0A" w14:textId="5B5FF7B1">
      <w:pPr>
        <w:spacing w:before="100" w:beforeAutospacing="1" w:after="100" w:afterAutospacing="1"/>
        <w:ind w:firstLine="69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Figure</w:t>
      </w:r>
      <w:r w:rsidR="00D12ABE">
        <w:rPr>
          <w:rFonts w:ascii="Times New Roman" w:hAnsi="Times New Roman" w:eastAsia="Times New Roman" w:cs="Times New Roman"/>
          <w:sz w:val="24"/>
          <w:szCs w:val="24"/>
        </w:rPr>
        <w:t>1. Study area.</w:t>
      </w:r>
    </w:p>
    <w:p w:rsidR="0089775C" w:rsidP="00D12ABE" w:rsidRDefault="0089775C" w14:paraId="27EEFB10" w14:textId="508583D1">
      <w:pPr>
        <w:spacing w:after="0"/>
        <w:ind w:firstLine="70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Nineteen </w:t>
      </w:r>
      <w:r w:rsidR="00293F72">
        <w:rPr>
          <w:rFonts w:ascii="Times New Roman" w:hAnsi="Times New Roman" w:eastAsia="Times New Roman" w:cs="Times New Roman"/>
          <w:sz w:val="24"/>
          <w:szCs w:val="24"/>
        </w:rPr>
        <w:t>TreeTalker</w:t>
      </w:r>
      <w:r w:rsidR="006B5389">
        <w:rPr>
          <w:rFonts w:ascii="Times New Roman" w:hAnsi="Times New Roman" w:eastAsia="Times New Roman" w:cs="Times New Roman"/>
          <w:sz w:val="24"/>
          <w:szCs w:val="24"/>
        </w:rPr>
        <w:t>+</w:t>
      </w:r>
      <w:r w:rsidR="00293F72">
        <w:rPr>
          <w:rFonts w:ascii="Times New Roman" w:hAnsi="Times New Roman" w:eastAsia="Times New Roman" w:cs="Times New Roman"/>
          <w:sz w:val="24"/>
          <w:szCs w:val="24"/>
        </w:rPr>
        <w:t xml:space="preserve"> (TT</w:t>
      </w:r>
      <w:r w:rsidR="006B5389">
        <w:rPr>
          <w:rFonts w:ascii="Times New Roman" w:hAnsi="Times New Roman" w:eastAsia="Times New Roman" w:cs="Times New Roman"/>
          <w:sz w:val="24"/>
          <w:szCs w:val="24"/>
        </w:rPr>
        <w:t>+</w:t>
      </w:r>
      <w:r w:rsidR="00293F72">
        <w:rPr>
          <w:rFonts w:ascii="Times New Roman" w:hAnsi="Times New Roman" w:eastAsia="Times New Roman" w:cs="Times New Roman"/>
          <w:sz w:val="24"/>
          <w:szCs w:val="24"/>
        </w:rPr>
        <w:t xml:space="preserve">) devices </w:t>
      </w:r>
      <w:r w:rsidR="00293F72">
        <w:rPr>
          <w:rFonts w:ascii="Times New Roman" w:hAnsi="Times New Roman" w:eastAsia="Times New Roman" w:cs="Times New Roman"/>
          <w:sz w:val="24"/>
          <w:szCs w:val="24"/>
        </w:rPr>
        <w:fldChar w:fldCharType="begin"/>
      </w:r>
      <w:r w:rsidR="00293F72">
        <w:rPr>
          <w:rFonts w:ascii="Times New Roman" w:hAnsi="Times New Roman" w:eastAsia="Times New Roman" w:cs="Times New Roman"/>
          <w:sz w:val="24"/>
          <w:szCs w:val="24"/>
        </w:rPr>
        <w:instrText xml:space="preserve"> ADDIN ZOTERO_ITEM CSL_CITATION {"citationID":"IDDBB4xG","properties":{"formattedCitation":"(Valentini et al. 2019)","plainCitation":"(Valentini et al. 2019)","noteIndex":0},"citationItems":[{"id":2089,"uris":["http://zotero.org/users/3524663/items/4K7EB497"],"uri":["http://zotero.org/users/3524663/items/4K7EB497"],"itemData":{"id":2089,"type":"article-journal","abstract":"Recently, Internet of Things (IoT) technologies have grown rapidly and represent now a unique opportunity to improve our environmental monitoring capabilities at extremely low costs. IoT is a new system of thinking in which objects, animals or people are equipped with unique identifiers and transfer data to a network without requiring human-to-human or human-to-computer interaction. IoT has evolved from the convergence of wireless technologies, microelectromechanical systems (MEMS) and the Internet. The development of these technologies in environmental monitoring domains allows real-time data transmission and numerous lowcost monitoring points. We have designed a new device, the TreeTalker©, which is capable of measuring water transport in trees, diametrical growth, spectral characteristics of leaves and microclimatic parameters and transmit data in semi-real time. Here we introduce the device’s features, provide an example of monitored data from a field test site and discuss the application of this new technology to tree monitoring in various contexts, from forest to urban green infrastructures management and ecological research.","container-title":"Annals of Silvicultural Research","DOI":"10.12899/asr-1847","ISSN":"2284-354X","issue":"2","language":"en","source":"DOI.org (CSL JSON)","title":"New tree monitoring systems: from Industry 4.0 to Nature 4.0","title-short":"New tree monitoring systems","URL":"http://doi.org/10.12899/asr-1847","volume":"43","author":[{"family":"Valentini","given":"Riccardo"},{"family":"Belelli Marchesini","given":"Luca"},{"family":"Gianelle","given":"Damiano"},{"family":"Sala","given":"Giovanna"},{"family":"Yarovslavtsev","given":"Alexey"},{"family":"Vasenev","given":"Viacheslav"},{"family":"Castaldi","given":"Simona"}],"accessed":{"date-parts":[["2020",4,23]]},"issued":{"date-parts":[["2019"]]}}}],"schema":"https://github.com/citation-style-language/schema/raw/master/csl-citation.json"} </w:instrText>
      </w:r>
      <w:r w:rsidR="00293F72">
        <w:rPr>
          <w:rFonts w:ascii="Times New Roman" w:hAnsi="Times New Roman" w:eastAsia="Times New Roman" w:cs="Times New Roman"/>
          <w:sz w:val="24"/>
          <w:szCs w:val="24"/>
        </w:rPr>
        <w:fldChar w:fldCharType="separate"/>
      </w:r>
      <w:r w:rsidRPr="00293F72" w:rsidR="00293F72">
        <w:rPr>
          <w:rFonts w:ascii="Times New Roman" w:hAnsi="Times New Roman" w:cs="Times New Roman"/>
          <w:sz w:val="24"/>
        </w:rPr>
        <w:t>(Valentini et al. 2019)</w:t>
      </w:r>
      <w:r w:rsidR="00293F72">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were installed on the trees: 6 on </w:t>
      </w:r>
      <w:r w:rsidRPr="00FB71A9">
        <w:rPr>
          <w:rFonts w:ascii="Times New Roman" w:hAnsi="Times New Roman" w:eastAsia="Times New Roman" w:cs="Times New Roman"/>
          <w:i/>
          <w:iCs/>
          <w:sz w:val="24"/>
          <w:szCs w:val="24"/>
          <w:rPrChange w:author="Алексей Ярославцев" w:date="2020-04-25T16:59:00Z" w:id="13">
            <w:rPr>
              <w:rFonts w:ascii="Times New Roman" w:hAnsi="Times New Roman" w:eastAsia="Times New Roman" w:cs="Times New Roman"/>
              <w:sz w:val="24"/>
              <w:szCs w:val="24"/>
            </w:rPr>
          </w:rPrChange>
        </w:rPr>
        <w:t>Acer platanoides</w:t>
      </w:r>
      <w:r>
        <w:rPr>
          <w:rFonts w:ascii="Times New Roman" w:hAnsi="Times New Roman" w:eastAsia="Times New Roman" w:cs="Times New Roman"/>
          <w:sz w:val="24"/>
          <w:szCs w:val="24"/>
        </w:rPr>
        <w:t xml:space="preserve"> (average DBH 38.7 cm), 4 on </w:t>
      </w:r>
      <w:r w:rsidRPr="00FB71A9">
        <w:rPr>
          <w:rFonts w:ascii="Times New Roman" w:hAnsi="Times New Roman" w:eastAsia="Times New Roman" w:cs="Times New Roman"/>
          <w:i/>
          <w:iCs/>
          <w:sz w:val="24"/>
          <w:szCs w:val="24"/>
          <w:rPrChange w:author="Алексей Ярославцев" w:date="2020-04-25T16:59:00Z" w:id="14">
            <w:rPr>
              <w:rFonts w:ascii="Times New Roman" w:hAnsi="Times New Roman" w:eastAsia="Times New Roman" w:cs="Times New Roman"/>
              <w:sz w:val="24"/>
              <w:szCs w:val="24"/>
            </w:rPr>
          </w:rPrChange>
        </w:rPr>
        <w:t>Betula pendula</w:t>
      </w:r>
      <w:r>
        <w:rPr>
          <w:rFonts w:ascii="Times New Roman" w:hAnsi="Times New Roman" w:eastAsia="Times New Roman" w:cs="Times New Roman"/>
          <w:sz w:val="24"/>
          <w:szCs w:val="24"/>
        </w:rPr>
        <w:t xml:space="preserve"> (average DBH 21.8 cm), 3 on </w:t>
      </w:r>
      <w:r w:rsidRPr="00FC7F09">
        <w:rPr>
          <w:rFonts w:ascii="Times New Roman" w:hAnsi="Times New Roman" w:eastAsia="Times New Roman" w:cs="Times New Roman"/>
          <w:i/>
          <w:iCs/>
          <w:sz w:val="24"/>
          <w:szCs w:val="24"/>
          <w:rPrChange w:author="Алексей Ярославцев" w:date="2020-04-25T16:59:00Z" w:id="15">
            <w:rPr>
              <w:rFonts w:ascii="Times New Roman" w:hAnsi="Times New Roman" w:eastAsia="Times New Roman" w:cs="Times New Roman"/>
              <w:sz w:val="24"/>
              <w:szCs w:val="24"/>
            </w:rPr>
          </w:rPrChange>
        </w:rPr>
        <w:t>Larix sibirica</w:t>
      </w:r>
      <w:r>
        <w:rPr>
          <w:rFonts w:ascii="Times New Roman" w:hAnsi="Times New Roman" w:eastAsia="Times New Roman" w:cs="Times New Roman"/>
          <w:sz w:val="24"/>
          <w:szCs w:val="24"/>
        </w:rPr>
        <w:t xml:space="preserve"> (average DBH 32.1 cm) and 6 on </w:t>
      </w:r>
      <w:r w:rsidRPr="00FC7F09">
        <w:rPr>
          <w:rFonts w:ascii="Times New Roman" w:hAnsi="Times New Roman" w:eastAsia="Times New Roman" w:cs="Times New Roman"/>
          <w:i/>
          <w:iCs/>
          <w:sz w:val="24"/>
          <w:szCs w:val="24"/>
          <w:rPrChange w:author="Алексей Ярославцев" w:date="2020-04-25T16:59:00Z" w:id="16">
            <w:rPr>
              <w:rFonts w:ascii="Times New Roman" w:hAnsi="Times New Roman" w:eastAsia="Times New Roman" w:cs="Times New Roman"/>
              <w:sz w:val="24"/>
              <w:szCs w:val="24"/>
            </w:rPr>
          </w:rPrChange>
        </w:rPr>
        <w:t>Tillia cordata</w:t>
      </w:r>
      <w:r>
        <w:rPr>
          <w:rFonts w:ascii="Times New Roman" w:hAnsi="Times New Roman" w:eastAsia="Times New Roman" w:cs="Times New Roman"/>
          <w:sz w:val="24"/>
          <w:szCs w:val="24"/>
        </w:rPr>
        <w:t xml:space="preserve"> (average DBH 34.1 cm). During the first </w:t>
      </w:r>
      <w:r w:rsidR="001D6764">
        <w:rPr>
          <w:rFonts w:ascii="Times New Roman" w:hAnsi="Times New Roman" w:eastAsia="Times New Roman" w:cs="Times New Roman"/>
          <w:sz w:val="24"/>
          <w:szCs w:val="24"/>
        </w:rPr>
        <w:t>observation</w:t>
      </w:r>
      <w:r>
        <w:rPr>
          <w:rFonts w:ascii="Times New Roman" w:hAnsi="Times New Roman" w:eastAsia="Times New Roman" w:cs="Times New Roman"/>
          <w:sz w:val="24"/>
          <w:szCs w:val="24"/>
        </w:rPr>
        <w:t xml:space="preserve"> all trees were characterized by height, diameter, age group, VTA score </w:t>
      </w:r>
      <w:commentRangeStart w:id="17"/>
      <w:r w:rsidRPr="00F902A5" w:rsidR="001D6764">
        <w:rPr>
          <w:rFonts w:ascii="Times New Roman" w:hAnsi="Times New Roman" w:eastAsia="Times New Roman" w:cs="Times New Roman"/>
          <w:sz w:val="24"/>
          <w:szCs w:val="24"/>
        </w:rPr>
        <w:t xml:space="preserve">(from 1 which is </w:t>
      </w:r>
      <w:del w:author="Алексей Ярославцев" w:date="2020-04-25T17:01:00Z" w:id="18">
        <w:r w:rsidRPr="00F902A5" w:rsidDel="00FC7F09" w:rsidR="001D6764">
          <w:rPr>
            <w:rFonts w:ascii="Times New Roman" w:hAnsi="Times New Roman" w:eastAsia="Times New Roman" w:cs="Times New Roman"/>
            <w:sz w:val="24"/>
            <w:szCs w:val="24"/>
          </w:rPr>
          <w:delText xml:space="preserve">better </w:delText>
        </w:r>
      </w:del>
      <w:ins w:author="Алексей Ярославцев" w:date="2020-04-25T17:01:00Z" w:id="19">
        <w:r w:rsidR="00FC7F09">
          <w:rPr>
            <w:rFonts w:ascii="Times New Roman" w:hAnsi="Times New Roman" w:eastAsia="Times New Roman" w:cs="Times New Roman"/>
            <w:sz w:val="24"/>
            <w:szCs w:val="24"/>
          </w:rPr>
          <w:t>the best</w:t>
        </w:r>
        <w:r w:rsidRPr="00F902A5" w:rsidR="00FC7F09">
          <w:rPr>
            <w:rFonts w:ascii="Times New Roman" w:hAnsi="Times New Roman" w:eastAsia="Times New Roman" w:cs="Times New Roman"/>
            <w:sz w:val="24"/>
            <w:szCs w:val="24"/>
          </w:rPr>
          <w:t xml:space="preserve"> </w:t>
        </w:r>
      </w:ins>
      <w:r w:rsidRPr="00F902A5" w:rsidR="001D6764">
        <w:rPr>
          <w:rFonts w:ascii="Times New Roman" w:hAnsi="Times New Roman" w:eastAsia="Times New Roman" w:cs="Times New Roman"/>
          <w:sz w:val="24"/>
          <w:szCs w:val="24"/>
        </w:rPr>
        <w:t>to 7)</w:t>
      </w:r>
      <w:commentRangeEnd w:id="17"/>
      <w:r w:rsidR="00F902A5">
        <w:rPr>
          <w:rStyle w:val="a7"/>
        </w:rPr>
        <w:commentReference w:id="17"/>
      </w:r>
      <w:r w:rsidR="001D6764">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and standing type</w:t>
      </w:r>
      <w:r w:rsidR="001D6764">
        <w:rPr>
          <w:rFonts w:ascii="Times New Roman" w:hAnsi="Times New Roman" w:eastAsia="Times New Roman" w:cs="Times New Roman"/>
          <w:sz w:val="24"/>
          <w:szCs w:val="24"/>
        </w:rPr>
        <w:t xml:space="preserve"> (table 1)</w:t>
      </w:r>
      <w:r>
        <w:rPr>
          <w:rFonts w:ascii="Times New Roman" w:hAnsi="Times New Roman" w:eastAsia="Times New Roman" w:cs="Times New Roman"/>
          <w:sz w:val="24"/>
          <w:szCs w:val="24"/>
        </w:rPr>
        <w:t xml:space="preserve">. </w:t>
      </w:r>
    </w:p>
    <w:p w:rsidR="00F902A5" w:rsidP="00D12ABE" w:rsidRDefault="00F902A5" w14:paraId="16225E48" w14:textId="77777777">
      <w:pPr>
        <w:spacing w:after="0"/>
        <w:ind w:firstLine="700"/>
        <w:jc w:val="right"/>
        <w:rPr>
          <w:rFonts w:ascii="Times New Roman" w:hAnsi="Times New Roman" w:eastAsia="Times New Roman" w:cs="Times New Roman"/>
          <w:sz w:val="24"/>
          <w:szCs w:val="24"/>
        </w:rPr>
      </w:pPr>
    </w:p>
    <w:p w:rsidR="00D12ABE" w:rsidP="00D12ABE" w:rsidRDefault="00D12ABE" w14:paraId="3F87BA99" w14:textId="77777777">
      <w:pPr>
        <w:spacing w:after="0"/>
        <w:ind w:firstLine="70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Table 1. Basic characteristics of the trees.</w:t>
      </w:r>
    </w:p>
    <w:tbl>
      <w:tblPr>
        <w:tblStyle w:val="a6"/>
        <w:tblW w:w="9747" w:type="dxa"/>
        <w:tblLook w:val="04A0" w:firstRow="1" w:lastRow="0" w:firstColumn="1" w:lastColumn="0" w:noHBand="0" w:noVBand="1"/>
        <w:tblPrChange w:author="Алексей Ярославцев" w:date="2020-04-25T17:02:00Z" w:id="20">
          <w:tblPr>
            <w:tblStyle w:val="a6"/>
            <w:tblW w:w="0" w:type="auto"/>
            <w:tblLook w:val="04A0" w:firstRow="1" w:lastRow="0" w:firstColumn="1" w:lastColumn="0" w:noHBand="0" w:noVBand="1"/>
          </w:tblPr>
        </w:tblPrChange>
      </w:tblPr>
      <w:tblGrid>
        <w:gridCol w:w="1146"/>
        <w:gridCol w:w="1797"/>
        <w:gridCol w:w="1585"/>
        <w:gridCol w:w="1413"/>
        <w:gridCol w:w="1128"/>
        <w:gridCol w:w="1412"/>
        <w:gridCol w:w="1266"/>
        <w:tblGridChange w:id="21">
          <w:tblGrid>
            <w:gridCol w:w="1364"/>
            <w:gridCol w:w="2005"/>
            <w:gridCol w:w="1134"/>
            <w:gridCol w:w="1417"/>
            <w:gridCol w:w="1063"/>
            <w:gridCol w:w="1414"/>
            <w:gridCol w:w="1174"/>
          </w:tblGrid>
        </w:tblGridChange>
      </w:tblGrid>
      <w:tr w:rsidR="0089775C" w:rsidTr="00FC7F09" w14:paraId="3E7EDE6B" w14:textId="77777777">
        <w:trPr>
          <w:trHeight w:val="680"/>
          <w:trPrChange w:author="Алексей Ярославцев" w:date="2020-04-25T17:02:00Z" w:id="22">
            <w:trPr>
              <w:trHeight w:val="680"/>
            </w:trPr>
          </w:trPrChange>
        </w:trPr>
        <w:tc>
          <w:tcPr>
            <w:tcW w:w="1146" w:type="dxa"/>
            <w:vAlign w:val="center"/>
            <w:tcPrChange w:author="Алексей Ярославцев" w:date="2020-04-25T17:02:00Z" w:id="23">
              <w:tcPr>
                <w:tcW w:w="1364" w:type="dxa"/>
                <w:vAlign w:val="center"/>
              </w:tcPr>
            </w:tcPrChange>
          </w:tcPr>
          <w:p w:rsidRPr="0089775C" w:rsidR="0089775C" w:rsidP="00D12ABE" w:rsidRDefault="0089775C" w14:paraId="550E57E2" w14:textId="77777777">
            <w:pPr>
              <w:spacing w:line="20" w:lineRule="atLeast"/>
              <w:jc w:val="center"/>
              <w:rPr>
                <w:rFonts w:ascii="Times New Roman" w:hAnsi="Times New Roman" w:eastAsia="Times New Roman" w:cs="Times New Roman"/>
                <w:b/>
                <w:szCs w:val="24"/>
              </w:rPr>
            </w:pPr>
            <w:r w:rsidRPr="0089775C">
              <w:rPr>
                <w:rFonts w:ascii="Times New Roman" w:hAnsi="Times New Roman" w:eastAsia="Times New Roman" w:cs="Times New Roman"/>
                <w:b/>
                <w:szCs w:val="24"/>
              </w:rPr>
              <w:lastRenderedPageBreak/>
              <w:t>Tree ID</w:t>
            </w:r>
          </w:p>
        </w:tc>
        <w:tc>
          <w:tcPr>
            <w:tcW w:w="1797" w:type="dxa"/>
            <w:vAlign w:val="center"/>
            <w:tcPrChange w:author="Алексей Ярославцев" w:date="2020-04-25T17:02:00Z" w:id="24">
              <w:tcPr>
                <w:tcW w:w="2005" w:type="dxa"/>
                <w:vAlign w:val="center"/>
              </w:tcPr>
            </w:tcPrChange>
          </w:tcPr>
          <w:p w:rsidRPr="0089775C" w:rsidR="0089775C" w:rsidP="00D12ABE" w:rsidRDefault="0089775C" w14:paraId="224E6899" w14:textId="77777777">
            <w:pPr>
              <w:spacing w:line="20" w:lineRule="atLeast"/>
              <w:jc w:val="center"/>
              <w:rPr>
                <w:rFonts w:ascii="Times New Roman" w:hAnsi="Times New Roman" w:eastAsia="Times New Roman" w:cs="Times New Roman"/>
                <w:b/>
                <w:szCs w:val="24"/>
                <w:lang w:val="ru-RU"/>
              </w:rPr>
            </w:pPr>
            <w:r w:rsidRPr="0089775C">
              <w:rPr>
                <w:rFonts w:ascii="Times New Roman" w:hAnsi="Times New Roman" w:eastAsia="Times New Roman" w:cs="Times New Roman"/>
                <w:b/>
                <w:szCs w:val="24"/>
              </w:rPr>
              <w:t>Species</w:t>
            </w:r>
          </w:p>
        </w:tc>
        <w:tc>
          <w:tcPr>
            <w:tcW w:w="1585" w:type="dxa"/>
            <w:vAlign w:val="center"/>
            <w:tcPrChange w:author="Алексей Ярославцев" w:date="2020-04-25T17:02:00Z" w:id="25">
              <w:tcPr>
                <w:tcW w:w="1134" w:type="dxa"/>
                <w:vAlign w:val="center"/>
              </w:tcPr>
            </w:tcPrChange>
          </w:tcPr>
          <w:p w:rsidRPr="0089775C" w:rsidR="0089775C" w:rsidP="00D12ABE" w:rsidRDefault="0089775C" w14:paraId="350F73D9" w14:textId="77777777">
            <w:pPr>
              <w:spacing w:line="20" w:lineRule="atLeast"/>
              <w:jc w:val="center"/>
              <w:rPr>
                <w:rFonts w:ascii="Times New Roman" w:hAnsi="Times New Roman" w:eastAsia="Times New Roman" w:cs="Times New Roman"/>
                <w:b/>
                <w:szCs w:val="24"/>
              </w:rPr>
            </w:pPr>
            <w:commentRangeStart w:id="26"/>
            <w:r w:rsidRPr="0089775C">
              <w:rPr>
                <w:rFonts w:ascii="Times New Roman" w:hAnsi="Times New Roman" w:eastAsia="Times New Roman" w:cs="Times New Roman"/>
                <w:b/>
                <w:szCs w:val="24"/>
              </w:rPr>
              <w:t>Height, m</w:t>
            </w:r>
            <w:commentRangeEnd w:id="26"/>
            <w:r w:rsidR="00F902A5">
              <w:rPr>
                <w:rStyle w:val="a7"/>
              </w:rPr>
              <w:commentReference w:id="26"/>
            </w:r>
          </w:p>
        </w:tc>
        <w:tc>
          <w:tcPr>
            <w:tcW w:w="1413" w:type="dxa"/>
            <w:vAlign w:val="center"/>
            <w:tcPrChange w:author="Алексей Ярославцев" w:date="2020-04-25T17:02:00Z" w:id="27">
              <w:tcPr>
                <w:tcW w:w="1417" w:type="dxa"/>
                <w:vAlign w:val="center"/>
              </w:tcPr>
            </w:tcPrChange>
          </w:tcPr>
          <w:p w:rsidRPr="0089775C" w:rsidR="0089775C" w:rsidP="00D12ABE" w:rsidRDefault="0089775C" w14:paraId="2CDC2380" w14:textId="77777777">
            <w:pPr>
              <w:spacing w:line="20" w:lineRule="atLeast"/>
              <w:jc w:val="center"/>
              <w:rPr>
                <w:rFonts w:ascii="Times New Roman" w:hAnsi="Times New Roman" w:eastAsia="Times New Roman" w:cs="Times New Roman"/>
                <w:b/>
                <w:szCs w:val="24"/>
              </w:rPr>
            </w:pPr>
            <w:r w:rsidRPr="0089775C">
              <w:rPr>
                <w:rFonts w:ascii="Times New Roman" w:hAnsi="Times New Roman" w:eastAsia="Times New Roman" w:cs="Times New Roman"/>
                <w:b/>
                <w:szCs w:val="24"/>
              </w:rPr>
              <w:t>Diameter, cm</w:t>
            </w:r>
          </w:p>
        </w:tc>
        <w:tc>
          <w:tcPr>
            <w:tcW w:w="1128" w:type="dxa"/>
            <w:vAlign w:val="center"/>
            <w:tcPrChange w:author="Алексей Ярославцев" w:date="2020-04-25T17:02:00Z" w:id="28">
              <w:tcPr>
                <w:tcW w:w="1063" w:type="dxa"/>
                <w:vAlign w:val="center"/>
              </w:tcPr>
            </w:tcPrChange>
          </w:tcPr>
          <w:p w:rsidRPr="00FC7F09" w:rsidR="0089775C" w:rsidP="00D12ABE" w:rsidRDefault="0089775C" w14:paraId="144AACE9" w14:textId="77777777">
            <w:pPr>
              <w:spacing w:line="20" w:lineRule="atLeast"/>
              <w:jc w:val="center"/>
              <w:rPr>
                <w:rFonts w:ascii="Times New Roman" w:hAnsi="Times New Roman" w:eastAsia="Times New Roman" w:cs="Times New Roman"/>
                <w:b/>
                <w:szCs w:val="24"/>
              </w:rPr>
            </w:pPr>
            <w:r w:rsidRPr="0089775C">
              <w:rPr>
                <w:rFonts w:ascii="Times New Roman" w:hAnsi="Times New Roman" w:eastAsia="Times New Roman" w:cs="Times New Roman"/>
                <w:b/>
                <w:szCs w:val="24"/>
              </w:rPr>
              <w:t xml:space="preserve">Age </w:t>
            </w:r>
          </w:p>
        </w:tc>
        <w:tc>
          <w:tcPr>
            <w:tcW w:w="1412" w:type="dxa"/>
            <w:vAlign w:val="center"/>
            <w:tcPrChange w:author="Алексей Ярославцев" w:date="2020-04-25T17:02:00Z" w:id="29">
              <w:tcPr>
                <w:tcW w:w="1414" w:type="dxa"/>
                <w:vAlign w:val="center"/>
              </w:tcPr>
            </w:tcPrChange>
          </w:tcPr>
          <w:p w:rsidRPr="0089775C" w:rsidR="0089775C" w:rsidP="00D12ABE" w:rsidRDefault="0089775C" w14:paraId="0FD81E18" w14:textId="77777777">
            <w:pPr>
              <w:spacing w:line="20" w:lineRule="atLeast"/>
              <w:jc w:val="center"/>
              <w:rPr>
                <w:rFonts w:ascii="Times New Roman" w:hAnsi="Times New Roman" w:eastAsia="Times New Roman" w:cs="Times New Roman"/>
                <w:b/>
                <w:szCs w:val="24"/>
              </w:rPr>
            </w:pPr>
            <w:r w:rsidRPr="0089775C">
              <w:rPr>
                <w:rFonts w:ascii="Times New Roman" w:hAnsi="Times New Roman" w:eastAsia="Times New Roman" w:cs="Times New Roman"/>
                <w:b/>
                <w:szCs w:val="24"/>
              </w:rPr>
              <w:t>Standing type</w:t>
            </w:r>
          </w:p>
        </w:tc>
        <w:tc>
          <w:tcPr>
            <w:tcW w:w="1266" w:type="dxa"/>
            <w:vAlign w:val="center"/>
            <w:tcPrChange w:author="Алексей Ярославцев" w:date="2020-04-25T17:02:00Z" w:id="30">
              <w:tcPr>
                <w:tcW w:w="1174" w:type="dxa"/>
                <w:vAlign w:val="center"/>
              </w:tcPr>
            </w:tcPrChange>
          </w:tcPr>
          <w:p w:rsidRPr="0089775C" w:rsidR="0089775C" w:rsidP="00D12ABE" w:rsidRDefault="0089775C" w14:paraId="71074214" w14:textId="77777777">
            <w:pPr>
              <w:spacing w:line="20" w:lineRule="atLeast"/>
              <w:jc w:val="center"/>
              <w:rPr>
                <w:rFonts w:ascii="Times New Roman" w:hAnsi="Times New Roman" w:eastAsia="Times New Roman" w:cs="Times New Roman"/>
                <w:b/>
                <w:szCs w:val="24"/>
              </w:rPr>
            </w:pPr>
            <w:r w:rsidRPr="0089775C">
              <w:rPr>
                <w:rFonts w:ascii="Times New Roman" w:hAnsi="Times New Roman" w:eastAsia="Times New Roman" w:cs="Times New Roman"/>
                <w:b/>
                <w:szCs w:val="24"/>
              </w:rPr>
              <w:t>VTA score</w:t>
            </w:r>
          </w:p>
        </w:tc>
      </w:tr>
      <w:tr w:rsidR="00B00DD3" w:rsidTr="00FC7F09" w14:paraId="5C3FF577" w14:textId="77777777">
        <w:trPr>
          <w:trHeight w:val="454"/>
          <w:trPrChange w:author="Алексей Ярославцев" w:date="2020-04-25T17:02:00Z" w:id="31">
            <w:trPr>
              <w:trHeight w:val="454"/>
            </w:trPr>
          </w:trPrChange>
        </w:trPr>
        <w:tc>
          <w:tcPr>
            <w:tcW w:w="1146" w:type="dxa"/>
            <w:vAlign w:val="center"/>
            <w:tcPrChange w:author="Алексей Ярославцев" w:date="2020-04-25T17:02:00Z" w:id="32">
              <w:tcPr>
                <w:tcW w:w="1364" w:type="dxa"/>
                <w:vAlign w:val="center"/>
              </w:tcPr>
            </w:tcPrChange>
          </w:tcPr>
          <w:p w:rsidRPr="0089775C" w:rsidR="00B00DD3" w:rsidP="00D12ABE" w:rsidRDefault="00B00DD3" w14:paraId="2427911B" w14:textId="77777777">
            <w:pPr>
              <w:jc w:val="center"/>
              <w:rPr>
                <w:rFonts w:ascii="Times New Roman" w:hAnsi="Times New Roman" w:cs="Times New Roman"/>
                <w:color w:val="000000"/>
                <w:szCs w:val="24"/>
              </w:rPr>
            </w:pPr>
            <w:r w:rsidRPr="0089775C">
              <w:rPr>
                <w:rFonts w:ascii="Times New Roman" w:hAnsi="Times New Roman" w:cs="Times New Roman"/>
                <w:color w:val="000000"/>
                <w:szCs w:val="24"/>
              </w:rPr>
              <w:t>218A0193</w:t>
            </w:r>
          </w:p>
        </w:tc>
        <w:tc>
          <w:tcPr>
            <w:tcW w:w="1797" w:type="dxa"/>
            <w:vAlign w:val="center"/>
            <w:tcPrChange w:author="Алексей Ярославцев" w:date="2020-04-25T17:02:00Z" w:id="33">
              <w:tcPr>
                <w:tcW w:w="2005" w:type="dxa"/>
                <w:vAlign w:val="center"/>
              </w:tcPr>
            </w:tcPrChange>
          </w:tcPr>
          <w:p w:rsidRPr="00FC7F09" w:rsidR="00B00DD3" w:rsidP="00FC7F09" w:rsidRDefault="00B00DD3" w14:paraId="1CF6714F" w14:textId="77777777">
            <w:pPr>
              <w:spacing w:line="20" w:lineRule="atLeast"/>
              <w:rPr>
                <w:rFonts w:ascii="Times New Roman" w:hAnsi="Times New Roman" w:cs="Times New Roman"/>
                <w:i/>
                <w:iCs/>
                <w:color w:val="000000"/>
                <w:szCs w:val="24"/>
                <w:rPrChange w:author="Алексей Ярославцев" w:date="2020-04-25T17:02:00Z" w:id="34">
                  <w:rPr>
                    <w:rFonts w:ascii="Times New Roman" w:hAnsi="Times New Roman" w:cs="Times New Roman"/>
                    <w:color w:val="000000"/>
                    <w:szCs w:val="24"/>
                  </w:rPr>
                </w:rPrChange>
              </w:rPr>
              <w:pPrChange w:author="Unknown" w:date="2020-04-25T17:02:00Z" w:id="35">
                <w:pPr>
                  <w:spacing w:line="20" w:lineRule="atLeast"/>
                  <w:jc w:val="center"/>
                </w:pPr>
              </w:pPrChange>
            </w:pPr>
            <w:r w:rsidRPr="00FC7F09">
              <w:rPr>
                <w:rFonts w:ascii="Times New Roman" w:hAnsi="Times New Roman" w:cs="Times New Roman"/>
                <w:i/>
                <w:iCs/>
                <w:color w:val="000000"/>
                <w:szCs w:val="24"/>
                <w:rPrChange w:author="Алексей Ярославцев" w:date="2020-04-25T17:02:00Z" w:id="36">
                  <w:rPr>
                    <w:rFonts w:ascii="Times New Roman" w:hAnsi="Times New Roman" w:cs="Times New Roman"/>
                    <w:color w:val="000000"/>
                    <w:szCs w:val="24"/>
                  </w:rPr>
                </w:rPrChange>
              </w:rPr>
              <w:t>Acer platanoides</w:t>
            </w:r>
          </w:p>
        </w:tc>
        <w:tc>
          <w:tcPr>
            <w:tcW w:w="1585" w:type="dxa"/>
            <w:vAlign w:val="center"/>
            <w:tcPrChange w:author="Алексей Ярославцев" w:date="2020-04-25T17:02:00Z" w:id="37">
              <w:tcPr>
                <w:tcW w:w="1134" w:type="dxa"/>
                <w:vAlign w:val="center"/>
              </w:tcPr>
            </w:tcPrChange>
          </w:tcPr>
          <w:p w:rsidRPr="0089775C" w:rsidR="00B00DD3" w:rsidP="00D12ABE" w:rsidRDefault="00C22360" w14:paraId="35659587" w14:textId="5FA2F1C2">
            <w:pPr>
              <w:spacing w:line="20" w:lineRule="atLeast"/>
              <w:jc w:val="center"/>
              <w:rPr>
                <w:rFonts w:ascii="Times New Roman" w:hAnsi="Times New Roman" w:eastAsia="Times New Roman" w:cs="Times New Roman"/>
                <w:szCs w:val="24"/>
              </w:rPr>
            </w:pPr>
            <w:r>
              <w:rPr>
                <w:rFonts w:ascii="Times New Roman" w:hAnsi="Times New Roman" w:eastAsia="Times New Roman" w:cs="Times New Roman"/>
                <w:szCs w:val="24"/>
              </w:rPr>
              <w:t>21</w:t>
            </w:r>
          </w:p>
        </w:tc>
        <w:tc>
          <w:tcPr>
            <w:tcW w:w="1413" w:type="dxa"/>
            <w:vAlign w:val="center"/>
            <w:tcPrChange w:author="Алексей Ярославцев" w:date="2020-04-25T17:02:00Z" w:id="38">
              <w:tcPr>
                <w:tcW w:w="1417" w:type="dxa"/>
                <w:vAlign w:val="center"/>
              </w:tcPr>
            </w:tcPrChange>
          </w:tcPr>
          <w:p w:rsidRPr="0089775C" w:rsidR="00B00DD3" w:rsidP="00D12ABE" w:rsidRDefault="00B00DD3" w14:paraId="15262DDE" w14:textId="77777777">
            <w:pPr>
              <w:jc w:val="center"/>
              <w:rPr>
                <w:rFonts w:ascii="Times New Roman" w:hAnsi="Times New Roman" w:cs="Times New Roman"/>
                <w:color w:val="000000"/>
                <w:szCs w:val="24"/>
              </w:rPr>
            </w:pPr>
            <w:r w:rsidRPr="0089775C">
              <w:rPr>
                <w:rFonts w:ascii="Times New Roman" w:hAnsi="Times New Roman" w:cs="Times New Roman"/>
                <w:color w:val="000000"/>
                <w:szCs w:val="24"/>
              </w:rPr>
              <w:t>47.74</w:t>
            </w:r>
          </w:p>
        </w:tc>
        <w:tc>
          <w:tcPr>
            <w:tcW w:w="1128" w:type="dxa"/>
            <w:vAlign w:val="center"/>
            <w:tcPrChange w:author="Алексей Ярославцев" w:date="2020-04-25T17:02:00Z" w:id="39">
              <w:tcPr>
                <w:tcW w:w="1063" w:type="dxa"/>
                <w:vAlign w:val="center"/>
              </w:tcPr>
            </w:tcPrChange>
          </w:tcPr>
          <w:p w:rsidRPr="00FC7F09" w:rsidR="00B00DD3" w:rsidP="00D12ABE" w:rsidRDefault="00B00DD3" w14:paraId="74BA5E9C" w14:textId="77777777">
            <w:pPr>
              <w:spacing w:line="20" w:lineRule="atLeast"/>
              <w:jc w:val="center"/>
              <w:rPr>
                <w:rFonts w:ascii="Times New Roman" w:hAnsi="Times New Roman" w:eastAsia="Times New Roman" w:cs="Times New Roman"/>
                <w:szCs w:val="24"/>
                <w:lang w:val="ru-RU"/>
                <w:rPrChange w:author="Алексей Ярославцев" w:date="2020-04-25T17:04:00Z" w:id="40">
                  <w:rPr>
                    <w:rFonts w:ascii="Times New Roman" w:hAnsi="Times New Roman" w:eastAsia="Times New Roman" w:cs="Times New Roman"/>
                    <w:szCs w:val="24"/>
                  </w:rPr>
                </w:rPrChange>
              </w:rPr>
            </w:pPr>
            <w:del w:author="Алексей Ярославцев" w:date="2020-04-25T17:05:00Z" w:id="41">
              <w:r w:rsidRPr="0089775C" w:rsidDel="00FC7F09">
                <w:rPr>
                  <w:rFonts w:ascii="Times New Roman" w:hAnsi="Times New Roman" w:eastAsia="Times New Roman" w:cs="Times New Roman"/>
                  <w:szCs w:val="24"/>
                </w:rPr>
                <w:delText>6</w:delText>
              </w:r>
            </w:del>
            <w:ins w:author="Алексей Ярославцев" w:date="2020-04-25T17:05:00Z" w:id="42">
              <w:r w:rsidR="00FC7F09">
                <w:rPr>
                  <w:rFonts w:ascii="Times New Roman" w:hAnsi="Times New Roman" w:eastAsia="Times New Roman" w:cs="Times New Roman"/>
                  <w:szCs w:val="24"/>
                </w:rPr>
                <w:t>50-60</w:t>
              </w:r>
            </w:ins>
          </w:p>
        </w:tc>
        <w:tc>
          <w:tcPr>
            <w:tcW w:w="1412" w:type="dxa"/>
            <w:vAlign w:val="center"/>
            <w:tcPrChange w:author="Алексей Ярославцев" w:date="2020-04-25T17:02:00Z" w:id="43">
              <w:tcPr>
                <w:tcW w:w="1414" w:type="dxa"/>
                <w:vAlign w:val="center"/>
              </w:tcPr>
            </w:tcPrChange>
          </w:tcPr>
          <w:p w:rsidRPr="0089775C" w:rsidR="00B00DD3" w:rsidP="00D12ABE" w:rsidRDefault="00B00DD3" w14:paraId="2CCC7305"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Inner group</w:t>
            </w:r>
          </w:p>
        </w:tc>
        <w:tc>
          <w:tcPr>
            <w:tcW w:w="1266" w:type="dxa"/>
            <w:vAlign w:val="center"/>
            <w:tcPrChange w:author="Алексей Ярославцев" w:date="2020-04-25T17:02:00Z" w:id="44">
              <w:tcPr>
                <w:tcW w:w="1174" w:type="dxa"/>
                <w:vAlign w:val="center"/>
              </w:tcPr>
            </w:tcPrChange>
          </w:tcPr>
          <w:p w:rsidRPr="0089775C" w:rsidR="00B00DD3" w:rsidP="00D12ABE" w:rsidRDefault="00B00DD3" w14:paraId="3A655378"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1</w:t>
            </w:r>
          </w:p>
        </w:tc>
      </w:tr>
      <w:tr w:rsidR="00B00DD3" w:rsidTr="00FC7F09" w14:paraId="2C4B5E56" w14:textId="77777777">
        <w:trPr>
          <w:trHeight w:val="454"/>
          <w:trPrChange w:author="Алексей Ярославцев" w:date="2020-04-25T17:02:00Z" w:id="45">
            <w:trPr>
              <w:trHeight w:val="454"/>
            </w:trPr>
          </w:trPrChange>
        </w:trPr>
        <w:tc>
          <w:tcPr>
            <w:tcW w:w="1146" w:type="dxa"/>
            <w:vAlign w:val="center"/>
            <w:tcPrChange w:author="Алексей Ярославцев" w:date="2020-04-25T17:02:00Z" w:id="46">
              <w:tcPr>
                <w:tcW w:w="1364" w:type="dxa"/>
                <w:vAlign w:val="center"/>
              </w:tcPr>
            </w:tcPrChange>
          </w:tcPr>
          <w:p w:rsidRPr="0089775C" w:rsidR="00B00DD3" w:rsidP="00D12ABE" w:rsidRDefault="00B00DD3" w14:paraId="1CB8AC07" w14:textId="77777777">
            <w:pPr>
              <w:jc w:val="center"/>
              <w:rPr>
                <w:rFonts w:ascii="Times New Roman" w:hAnsi="Times New Roman" w:cs="Times New Roman"/>
                <w:color w:val="000000"/>
                <w:szCs w:val="24"/>
              </w:rPr>
            </w:pPr>
            <w:r w:rsidRPr="0089775C">
              <w:rPr>
                <w:rFonts w:ascii="Times New Roman" w:hAnsi="Times New Roman" w:cs="Times New Roman"/>
                <w:color w:val="000000"/>
                <w:szCs w:val="24"/>
              </w:rPr>
              <w:t>218A0281</w:t>
            </w:r>
          </w:p>
        </w:tc>
        <w:tc>
          <w:tcPr>
            <w:tcW w:w="1797" w:type="dxa"/>
            <w:vAlign w:val="center"/>
            <w:tcPrChange w:author="Алексей Ярославцев" w:date="2020-04-25T17:02:00Z" w:id="47">
              <w:tcPr>
                <w:tcW w:w="2005" w:type="dxa"/>
                <w:vAlign w:val="center"/>
              </w:tcPr>
            </w:tcPrChange>
          </w:tcPr>
          <w:p w:rsidRPr="00FC7F09" w:rsidR="00B00DD3" w:rsidP="00FC7F09" w:rsidRDefault="00B00DD3" w14:paraId="73AC3B31" w14:textId="77777777">
            <w:pPr>
              <w:spacing w:line="20" w:lineRule="atLeast"/>
              <w:rPr>
                <w:rFonts w:ascii="Times New Roman" w:hAnsi="Times New Roman" w:cs="Times New Roman"/>
                <w:i/>
                <w:iCs/>
                <w:color w:val="000000"/>
                <w:szCs w:val="24"/>
                <w:rPrChange w:author="Алексей Ярославцев" w:date="2020-04-25T17:02:00Z" w:id="48">
                  <w:rPr>
                    <w:rFonts w:ascii="Times New Roman" w:hAnsi="Times New Roman" w:cs="Times New Roman"/>
                    <w:color w:val="000000"/>
                    <w:szCs w:val="24"/>
                  </w:rPr>
                </w:rPrChange>
              </w:rPr>
              <w:pPrChange w:author="Unknown" w:date="2020-04-25T17:02:00Z" w:id="49">
                <w:pPr>
                  <w:spacing w:line="20" w:lineRule="atLeast"/>
                  <w:jc w:val="center"/>
                </w:pPr>
              </w:pPrChange>
            </w:pPr>
            <w:r w:rsidRPr="00FC7F09">
              <w:rPr>
                <w:rFonts w:ascii="Times New Roman" w:hAnsi="Times New Roman" w:cs="Times New Roman"/>
                <w:i/>
                <w:iCs/>
                <w:color w:val="000000"/>
                <w:szCs w:val="24"/>
                <w:rPrChange w:author="Алексей Ярославцев" w:date="2020-04-25T17:02:00Z" w:id="50">
                  <w:rPr>
                    <w:rFonts w:ascii="Times New Roman" w:hAnsi="Times New Roman" w:cs="Times New Roman"/>
                    <w:color w:val="000000"/>
                    <w:szCs w:val="24"/>
                  </w:rPr>
                </w:rPrChange>
              </w:rPr>
              <w:t>Acer platanoides</w:t>
            </w:r>
          </w:p>
        </w:tc>
        <w:tc>
          <w:tcPr>
            <w:tcW w:w="1585" w:type="dxa"/>
            <w:vAlign w:val="center"/>
            <w:tcPrChange w:author="Алексей Ярославцев" w:date="2020-04-25T17:02:00Z" w:id="51">
              <w:tcPr>
                <w:tcW w:w="1134" w:type="dxa"/>
                <w:vAlign w:val="center"/>
              </w:tcPr>
            </w:tcPrChange>
          </w:tcPr>
          <w:p w:rsidRPr="0089775C" w:rsidR="00B00DD3" w:rsidP="00D12ABE" w:rsidRDefault="00C22360" w14:paraId="3167BEE9" w14:textId="5FC974E4">
            <w:pPr>
              <w:spacing w:line="20" w:lineRule="atLeast"/>
              <w:jc w:val="center"/>
              <w:rPr>
                <w:rFonts w:ascii="Times New Roman" w:hAnsi="Times New Roman" w:eastAsia="Times New Roman" w:cs="Times New Roman"/>
                <w:szCs w:val="24"/>
              </w:rPr>
            </w:pPr>
            <w:r>
              <w:rPr>
                <w:rFonts w:ascii="Times New Roman" w:hAnsi="Times New Roman" w:eastAsia="Times New Roman" w:cs="Times New Roman"/>
                <w:szCs w:val="24"/>
              </w:rPr>
              <w:t>14</w:t>
            </w:r>
          </w:p>
        </w:tc>
        <w:tc>
          <w:tcPr>
            <w:tcW w:w="1413" w:type="dxa"/>
            <w:vAlign w:val="center"/>
            <w:tcPrChange w:author="Алексей Ярославцев" w:date="2020-04-25T17:02:00Z" w:id="52">
              <w:tcPr>
                <w:tcW w:w="1417" w:type="dxa"/>
                <w:vAlign w:val="center"/>
              </w:tcPr>
            </w:tcPrChange>
          </w:tcPr>
          <w:p w:rsidRPr="0089775C" w:rsidR="00B00DD3" w:rsidP="00D12ABE" w:rsidRDefault="00B00DD3" w14:paraId="7413D113" w14:textId="77777777">
            <w:pPr>
              <w:jc w:val="center"/>
              <w:rPr>
                <w:rFonts w:ascii="Times New Roman" w:hAnsi="Times New Roman" w:cs="Times New Roman"/>
                <w:color w:val="000000"/>
                <w:szCs w:val="24"/>
              </w:rPr>
            </w:pPr>
            <w:r w:rsidRPr="0089775C">
              <w:rPr>
                <w:rFonts w:ascii="Times New Roman" w:hAnsi="Times New Roman" w:cs="Times New Roman"/>
                <w:color w:val="000000"/>
                <w:szCs w:val="24"/>
              </w:rPr>
              <w:t>45.83</w:t>
            </w:r>
          </w:p>
        </w:tc>
        <w:tc>
          <w:tcPr>
            <w:tcW w:w="1128" w:type="dxa"/>
            <w:vAlign w:val="center"/>
            <w:tcPrChange w:author="Алексей Ярославцев" w:date="2020-04-25T17:02:00Z" w:id="53">
              <w:tcPr>
                <w:tcW w:w="1063" w:type="dxa"/>
                <w:vAlign w:val="center"/>
              </w:tcPr>
            </w:tcPrChange>
          </w:tcPr>
          <w:p w:rsidRPr="0089775C" w:rsidR="00B00DD3" w:rsidP="00D12ABE" w:rsidRDefault="00B00DD3" w14:paraId="3748BD57" w14:textId="77777777">
            <w:pPr>
              <w:spacing w:line="20" w:lineRule="atLeast"/>
              <w:jc w:val="center"/>
              <w:rPr>
                <w:rFonts w:ascii="Times New Roman" w:hAnsi="Times New Roman" w:eastAsia="Times New Roman" w:cs="Times New Roman"/>
                <w:szCs w:val="24"/>
              </w:rPr>
            </w:pPr>
            <w:del w:author="Алексей Ярославцев" w:date="2020-04-25T17:05:00Z" w:id="54">
              <w:r w:rsidRPr="0089775C" w:rsidDel="00FC7F09">
                <w:rPr>
                  <w:rFonts w:ascii="Times New Roman" w:hAnsi="Times New Roman" w:eastAsia="Times New Roman" w:cs="Times New Roman"/>
                  <w:szCs w:val="24"/>
                </w:rPr>
                <w:delText>6</w:delText>
              </w:r>
            </w:del>
            <w:ins w:author="Алексей Ярославцев" w:date="2020-04-25T17:05:00Z" w:id="55">
              <w:r w:rsidR="00FC7F09">
                <w:rPr>
                  <w:rFonts w:ascii="Times New Roman" w:hAnsi="Times New Roman" w:eastAsia="Times New Roman" w:cs="Times New Roman"/>
                  <w:szCs w:val="24"/>
                </w:rPr>
                <w:t>50-60</w:t>
              </w:r>
            </w:ins>
          </w:p>
        </w:tc>
        <w:tc>
          <w:tcPr>
            <w:tcW w:w="1412" w:type="dxa"/>
            <w:vAlign w:val="center"/>
            <w:tcPrChange w:author="Алексей Ярославцев" w:date="2020-04-25T17:02:00Z" w:id="56">
              <w:tcPr>
                <w:tcW w:w="1414" w:type="dxa"/>
                <w:vAlign w:val="center"/>
              </w:tcPr>
            </w:tcPrChange>
          </w:tcPr>
          <w:p w:rsidRPr="0089775C" w:rsidR="00B00DD3" w:rsidP="00D12ABE" w:rsidRDefault="00B00DD3" w14:paraId="7C947AC2"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Inner group</w:t>
            </w:r>
          </w:p>
        </w:tc>
        <w:tc>
          <w:tcPr>
            <w:tcW w:w="1266" w:type="dxa"/>
            <w:vAlign w:val="center"/>
            <w:tcPrChange w:author="Алексей Ярославцев" w:date="2020-04-25T17:02:00Z" w:id="57">
              <w:tcPr>
                <w:tcW w:w="1174" w:type="dxa"/>
                <w:vAlign w:val="center"/>
              </w:tcPr>
            </w:tcPrChange>
          </w:tcPr>
          <w:p w:rsidRPr="0089775C" w:rsidR="00B00DD3" w:rsidP="00D12ABE" w:rsidRDefault="00B00DD3" w14:paraId="6736619B"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4</w:t>
            </w:r>
          </w:p>
        </w:tc>
      </w:tr>
      <w:tr w:rsidR="00B00DD3" w:rsidTr="00FC7F09" w14:paraId="578793D5" w14:textId="77777777">
        <w:trPr>
          <w:trHeight w:val="454"/>
          <w:trPrChange w:author="Алексей Ярославцев" w:date="2020-04-25T17:02:00Z" w:id="58">
            <w:trPr>
              <w:trHeight w:val="454"/>
            </w:trPr>
          </w:trPrChange>
        </w:trPr>
        <w:tc>
          <w:tcPr>
            <w:tcW w:w="1146" w:type="dxa"/>
            <w:vAlign w:val="center"/>
            <w:tcPrChange w:author="Алексей Ярославцев" w:date="2020-04-25T17:02:00Z" w:id="59">
              <w:tcPr>
                <w:tcW w:w="1364" w:type="dxa"/>
                <w:vAlign w:val="center"/>
              </w:tcPr>
            </w:tcPrChange>
          </w:tcPr>
          <w:p w:rsidRPr="0089775C" w:rsidR="00B00DD3" w:rsidP="00D12ABE" w:rsidRDefault="00B00DD3" w14:paraId="626ED9B7"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218A0077</w:t>
            </w:r>
          </w:p>
        </w:tc>
        <w:tc>
          <w:tcPr>
            <w:tcW w:w="1797" w:type="dxa"/>
            <w:vAlign w:val="center"/>
            <w:tcPrChange w:author="Алексей Ярославцев" w:date="2020-04-25T17:02:00Z" w:id="60">
              <w:tcPr>
                <w:tcW w:w="2005" w:type="dxa"/>
                <w:vAlign w:val="center"/>
              </w:tcPr>
            </w:tcPrChange>
          </w:tcPr>
          <w:p w:rsidRPr="00FC7F09" w:rsidR="00B00DD3" w:rsidP="00FC7F09" w:rsidRDefault="00B00DD3" w14:paraId="51A31E77" w14:textId="77777777">
            <w:pPr>
              <w:spacing w:line="20" w:lineRule="atLeast"/>
              <w:rPr>
                <w:rFonts w:ascii="Times New Roman" w:hAnsi="Times New Roman" w:cs="Times New Roman"/>
                <w:i/>
                <w:iCs/>
                <w:color w:val="000000"/>
                <w:szCs w:val="24"/>
                <w:rPrChange w:author="Алексей Ярославцев" w:date="2020-04-25T17:02:00Z" w:id="61">
                  <w:rPr>
                    <w:rFonts w:ascii="Times New Roman" w:hAnsi="Times New Roman" w:cs="Times New Roman"/>
                    <w:color w:val="000000"/>
                    <w:szCs w:val="24"/>
                  </w:rPr>
                </w:rPrChange>
              </w:rPr>
              <w:pPrChange w:author="Unknown" w:date="2020-04-25T17:02:00Z" w:id="62">
                <w:pPr>
                  <w:spacing w:line="20" w:lineRule="atLeast"/>
                  <w:jc w:val="center"/>
                </w:pPr>
              </w:pPrChange>
            </w:pPr>
            <w:r w:rsidRPr="00FC7F09">
              <w:rPr>
                <w:rFonts w:ascii="Times New Roman" w:hAnsi="Times New Roman" w:cs="Times New Roman"/>
                <w:i/>
                <w:iCs/>
                <w:color w:val="000000"/>
                <w:szCs w:val="24"/>
                <w:rPrChange w:author="Алексей Ярославцев" w:date="2020-04-25T17:02:00Z" w:id="63">
                  <w:rPr>
                    <w:rFonts w:ascii="Times New Roman" w:hAnsi="Times New Roman" w:cs="Times New Roman"/>
                    <w:color w:val="000000"/>
                    <w:szCs w:val="24"/>
                  </w:rPr>
                </w:rPrChange>
              </w:rPr>
              <w:t>Acer platanoides</w:t>
            </w:r>
          </w:p>
        </w:tc>
        <w:tc>
          <w:tcPr>
            <w:tcW w:w="1585" w:type="dxa"/>
            <w:vAlign w:val="center"/>
            <w:tcPrChange w:author="Алексей Ярославцев" w:date="2020-04-25T17:02:00Z" w:id="64">
              <w:tcPr>
                <w:tcW w:w="1134" w:type="dxa"/>
                <w:vAlign w:val="center"/>
              </w:tcPr>
            </w:tcPrChange>
          </w:tcPr>
          <w:p w:rsidRPr="0089775C" w:rsidR="00B00DD3" w:rsidP="00D12ABE" w:rsidRDefault="00C22360" w14:paraId="79D4A507" w14:textId="71560F4D">
            <w:pPr>
              <w:spacing w:line="20" w:lineRule="atLeast"/>
              <w:jc w:val="center"/>
              <w:rPr>
                <w:rFonts w:ascii="Times New Roman" w:hAnsi="Times New Roman" w:eastAsia="Times New Roman" w:cs="Times New Roman"/>
                <w:szCs w:val="24"/>
              </w:rPr>
            </w:pPr>
            <w:r>
              <w:rPr>
                <w:rFonts w:ascii="Times New Roman" w:hAnsi="Times New Roman" w:eastAsia="Times New Roman" w:cs="Times New Roman"/>
                <w:szCs w:val="24"/>
              </w:rPr>
              <w:t>20</w:t>
            </w:r>
          </w:p>
        </w:tc>
        <w:tc>
          <w:tcPr>
            <w:tcW w:w="1413" w:type="dxa"/>
            <w:vAlign w:val="center"/>
            <w:tcPrChange w:author="Алексей Ярославцев" w:date="2020-04-25T17:02:00Z" w:id="65">
              <w:tcPr>
                <w:tcW w:w="1417" w:type="dxa"/>
                <w:vAlign w:val="center"/>
              </w:tcPr>
            </w:tcPrChange>
          </w:tcPr>
          <w:p w:rsidRPr="0089775C" w:rsidR="00B00DD3" w:rsidP="00D12ABE" w:rsidRDefault="00B00DD3" w14:paraId="6DCBE9A9" w14:textId="77777777">
            <w:pPr>
              <w:spacing w:line="20" w:lineRule="atLeast"/>
              <w:jc w:val="center"/>
              <w:rPr>
                <w:rFonts w:ascii="Times New Roman" w:hAnsi="Times New Roman" w:cs="Times New Roman"/>
                <w:color w:val="000000"/>
                <w:szCs w:val="24"/>
              </w:rPr>
            </w:pPr>
            <w:r w:rsidRPr="0089775C">
              <w:rPr>
                <w:rFonts w:ascii="Times New Roman" w:hAnsi="Times New Roman" w:cs="Times New Roman"/>
                <w:color w:val="000000"/>
                <w:szCs w:val="24"/>
              </w:rPr>
              <w:t>35.65</w:t>
            </w:r>
          </w:p>
        </w:tc>
        <w:tc>
          <w:tcPr>
            <w:tcW w:w="1128" w:type="dxa"/>
            <w:vAlign w:val="center"/>
            <w:tcPrChange w:author="Алексей Ярославцев" w:date="2020-04-25T17:02:00Z" w:id="66">
              <w:tcPr>
                <w:tcW w:w="1063" w:type="dxa"/>
                <w:vAlign w:val="center"/>
              </w:tcPr>
            </w:tcPrChange>
          </w:tcPr>
          <w:p w:rsidRPr="0089775C" w:rsidR="00B00DD3" w:rsidP="00D12ABE" w:rsidRDefault="00B00DD3" w14:paraId="42CFFCCB" w14:textId="77777777">
            <w:pPr>
              <w:spacing w:line="20" w:lineRule="atLeast"/>
              <w:jc w:val="center"/>
              <w:rPr>
                <w:rFonts w:ascii="Times New Roman" w:hAnsi="Times New Roman" w:cs="Times New Roman"/>
                <w:color w:val="000000"/>
                <w:szCs w:val="24"/>
              </w:rPr>
            </w:pPr>
            <w:del w:author="Алексей Ярославцев" w:date="2020-04-25T17:05:00Z" w:id="67">
              <w:r w:rsidRPr="0089775C" w:rsidDel="00FC7F09">
                <w:rPr>
                  <w:rFonts w:ascii="Times New Roman" w:hAnsi="Times New Roman" w:cs="Times New Roman"/>
                  <w:color w:val="000000"/>
                  <w:szCs w:val="24"/>
                </w:rPr>
                <w:delText>6</w:delText>
              </w:r>
            </w:del>
            <w:ins w:author="Алексей Ярославцев" w:date="2020-04-25T17:05:00Z" w:id="68">
              <w:r w:rsidR="00FC7F09">
                <w:rPr>
                  <w:rFonts w:ascii="Times New Roman" w:hAnsi="Times New Roman" w:cs="Times New Roman"/>
                  <w:color w:val="000000"/>
                  <w:szCs w:val="24"/>
                </w:rPr>
                <w:t>50-60</w:t>
              </w:r>
            </w:ins>
          </w:p>
        </w:tc>
        <w:tc>
          <w:tcPr>
            <w:tcW w:w="1412" w:type="dxa"/>
            <w:vAlign w:val="center"/>
            <w:tcPrChange w:author="Алексей Ярославцев" w:date="2020-04-25T17:02:00Z" w:id="69">
              <w:tcPr>
                <w:tcW w:w="1414" w:type="dxa"/>
                <w:vAlign w:val="center"/>
              </w:tcPr>
            </w:tcPrChange>
          </w:tcPr>
          <w:p w:rsidRPr="0089775C" w:rsidR="00B00DD3" w:rsidP="00D12ABE" w:rsidRDefault="00B00DD3" w14:paraId="4021D016"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Inner group</w:t>
            </w:r>
          </w:p>
        </w:tc>
        <w:tc>
          <w:tcPr>
            <w:tcW w:w="1266" w:type="dxa"/>
            <w:vAlign w:val="center"/>
            <w:tcPrChange w:author="Алексей Ярославцев" w:date="2020-04-25T17:02:00Z" w:id="70">
              <w:tcPr>
                <w:tcW w:w="1174" w:type="dxa"/>
                <w:vAlign w:val="center"/>
              </w:tcPr>
            </w:tcPrChange>
          </w:tcPr>
          <w:p w:rsidRPr="0089775C" w:rsidR="00B00DD3" w:rsidP="00D12ABE" w:rsidRDefault="00B00DD3" w14:paraId="6C38BBC0"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2</w:t>
            </w:r>
          </w:p>
        </w:tc>
      </w:tr>
      <w:tr w:rsidR="00B00DD3" w:rsidTr="00FC7F09" w14:paraId="2A905C29" w14:textId="77777777">
        <w:trPr>
          <w:trHeight w:val="454"/>
          <w:trPrChange w:author="Алексей Ярославцев" w:date="2020-04-25T17:02:00Z" w:id="71">
            <w:trPr>
              <w:trHeight w:val="454"/>
            </w:trPr>
          </w:trPrChange>
        </w:trPr>
        <w:tc>
          <w:tcPr>
            <w:tcW w:w="1146" w:type="dxa"/>
            <w:vAlign w:val="center"/>
            <w:tcPrChange w:author="Алексей Ярославцев" w:date="2020-04-25T17:02:00Z" w:id="72">
              <w:tcPr>
                <w:tcW w:w="1364" w:type="dxa"/>
                <w:vAlign w:val="center"/>
              </w:tcPr>
            </w:tcPrChange>
          </w:tcPr>
          <w:p w:rsidRPr="0089775C" w:rsidR="00B00DD3" w:rsidP="00D12ABE" w:rsidRDefault="00B00DD3" w14:paraId="073F3F8E" w14:textId="77777777">
            <w:pPr>
              <w:jc w:val="center"/>
              <w:rPr>
                <w:rFonts w:ascii="Times New Roman" w:hAnsi="Times New Roman" w:cs="Times New Roman"/>
                <w:color w:val="000000"/>
                <w:szCs w:val="24"/>
              </w:rPr>
            </w:pPr>
            <w:r w:rsidRPr="0089775C">
              <w:rPr>
                <w:rFonts w:ascii="Times New Roman" w:hAnsi="Times New Roman" w:cs="Times New Roman"/>
                <w:color w:val="000000"/>
                <w:szCs w:val="24"/>
              </w:rPr>
              <w:t>218A0262</w:t>
            </w:r>
          </w:p>
        </w:tc>
        <w:tc>
          <w:tcPr>
            <w:tcW w:w="1797" w:type="dxa"/>
            <w:vAlign w:val="center"/>
            <w:tcPrChange w:author="Алексей Ярославцев" w:date="2020-04-25T17:02:00Z" w:id="73">
              <w:tcPr>
                <w:tcW w:w="2005" w:type="dxa"/>
                <w:vAlign w:val="center"/>
              </w:tcPr>
            </w:tcPrChange>
          </w:tcPr>
          <w:p w:rsidRPr="00FC7F09" w:rsidR="00B00DD3" w:rsidP="00FC7F09" w:rsidRDefault="00B00DD3" w14:paraId="2075D0A7" w14:textId="77777777">
            <w:pPr>
              <w:spacing w:line="20" w:lineRule="atLeast"/>
              <w:rPr>
                <w:rFonts w:ascii="Times New Roman" w:hAnsi="Times New Roman" w:cs="Times New Roman"/>
                <w:i/>
                <w:iCs/>
                <w:color w:val="000000"/>
                <w:szCs w:val="24"/>
                <w:rPrChange w:author="Алексей Ярославцев" w:date="2020-04-25T17:02:00Z" w:id="74">
                  <w:rPr>
                    <w:rFonts w:ascii="Times New Roman" w:hAnsi="Times New Roman" w:cs="Times New Roman"/>
                    <w:color w:val="000000"/>
                    <w:szCs w:val="24"/>
                  </w:rPr>
                </w:rPrChange>
              </w:rPr>
              <w:pPrChange w:author="Unknown" w:date="2020-04-25T17:02:00Z" w:id="75">
                <w:pPr>
                  <w:spacing w:line="20" w:lineRule="atLeast"/>
                  <w:jc w:val="center"/>
                </w:pPr>
              </w:pPrChange>
            </w:pPr>
            <w:r w:rsidRPr="00FC7F09">
              <w:rPr>
                <w:rFonts w:ascii="Times New Roman" w:hAnsi="Times New Roman" w:cs="Times New Roman"/>
                <w:i/>
                <w:iCs/>
                <w:color w:val="000000"/>
                <w:szCs w:val="24"/>
                <w:rPrChange w:author="Алексей Ярославцев" w:date="2020-04-25T17:02:00Z" w:id="76">
                  <w:rPr>
                    <w:rFonts w:ascii="Times New Roman" w:hAnsi="Times New Roman" w:cs="Times New Roman"/>
                    <w:color w:val="000000"/>
                    <w:szCs w:val="24"/>
                  </w:rPr>
                </w:rPrChange>
              </w:rPr>
              <w:t>Acer platanoides</w:t>
            </w:r>
          </w:p>
        </w:tc>
        <w:tc>
          <w:tcPr>
            <w:tcW w:w="1585" w:type="dxa"/>
            <w:vAlign w:val="center"/>
            <w:tcPrChange w:author="Алексей Ярославцев" w:date="2020-04-25T17:02:00Z" w:id="77">
              <w:tcPr>
                <w:tcW w:w="1134" w:type="dxa"/>
                <w:vAlign w:val="center"/>
              </w:tcPr>
            </w:tcPrChange>
          </w:tcPr>
          <w:p w:rsidRPr="0089775C" w:rsidR="00B00DD3" w:rsidP="00D12ABE" w:rsidRDefault="00C22360" w14:paraId="62D254A2" w14:textId="49FD74EB">
            <w:pPr>
              <w:spacing w:line="20" w:lineRule="atLeast"/>
              <w:jc w:val="center"/>
              <w:rPr>
                <w:rFonts w:ascii="Times New Roman" w:hAnsi="Times New Roman" w:eastAsia="Times New Roman" w:cs="Times New Roman"/>
                <w:szCs w:val="24"/>
              </w:rPr>
            </w:pPr>
            <w:r>
              <w:rPr>
                <w:rFonts w:ascii="Times New Roman" w:hAnsi="Times New Roman" w:eastAsia="Times New Roman" w:cs="Times New Roman"/>
                <w:szCs w:val="24"/>
              </w:rPr>
              <w:t>14</w:t>
            </w:r>
          </w:p>
        </w:tc>
        <w:tc>
          <w:tcPr>
            <w:tcW w:w="1413" w:type="dxa"/>
            <w:vAlign w:val="center"/>
            <w:tcPrChange w:author="Алексей Ярославцев" w:date="2020-04-25T17:02:00Z" w:id="78">
              <w:tcPr>
                <w:tcW w:w="1417" w:type="dxa"/>
                <w:vAlign w:val="center"/>
              </w:tcPr>
            </w:tcPrChange>
          </w:tcPr>
          <w:p w:rsidRPr="0089775C" w:rsidR="00B00DD3" w:rsidP="00D12ABE" w:rsidRDefault="00B00DD3" w14:paraId="3A05AD02" w14:textId="77777777">
            <w:pPr>
              <w:jc w:val="center"/>
              <w:rPr>
                <w:rFonts w:ascii="Times New Roman" w:hAnsi="Times New Roman" w:cs="Times New Roman"/>
                <w:color w:val="000000"/>
                <w:szCs w:val="24"/>
              </w:rPr>
            </w:pPr>
            <w:r w:rsidRPr="0089775C">
              <w:rPr>
                <w:rFonts w:ascii="Times New Roman" w:hAnsi="Times New Roman" w:cs="Times New Roman"/>
                <w:color w:val="000000"/>
                <w:szCs w:val="24"/>
              </w:rPr>
              <w:t>34.69</w:t>
            </w:r>
          </w:p>
        </w:tc>
        <w:tc>
          <w:tcPr>
            <w:tcW w:w="1128" w:type="dxa"/>
            <w:vAlign w:val="center"/>
            <w:tcPrChange w:author="Алексей Ярославцев" w:date="2020-04-25T17:02:00Z" w:id="79">
              <w:tcPr>
                <w:tcW w:w="1063" w:type="dxa"/>
                <w:vAlign w:val="center"/>
              </w:tcPr>
            </w:tcPrChange>
          </w:tcPr>
          <w:p w:rsidRPr="0089775C" w:rsidR="00B00DD3" w:rsidP="00D12ABE" w:rsidRDefault="00B00DD3" w14:paraId="06CAFD9F" w14:textId="77777777">
            <w:pPr>
              <w:spacing w:line="20" w:lineRule="atLeast"/>
              <w:jc w:val="center"/>
              <w:rPr>
                <w:rFonts w:ascii="Times New Roman" w:hAnsi="Times New Roman" w:eastAsia="Times New Roman" w:cs="Times New Roman"/>
                <w:szCs w:val="24"/>
              </w:rPr>
            </w:pPr>
            <w:del w:author="Алексей Ярославцев" w:date="2020-04-25T17:05:00Z" w:id="80">
              <w:r w:rsidRPr="0089775C" w:rsidDel="00FC7F09">
                <w:rPr>
                  <w:rFonts w:ascii="Times New Roman" w:hAnsi="Times New Roman" w:eastAsia="Times New Roman" w:cs="Times New Roman"/>
                  <w:szCs w:val="24"/>
                </w:rPr>
                <w:delText>6</w:delText>
              </w:r>
            </w:del>
            <w:ins w:author="Алексей Ярославцев" w:date="2020-04-25T17:05:00Z" w:id="81">
              <w:r w:rsidR="00FC7F09">
                <w:rPr>
                  <w:rFonts w:ascii="Times New Roman" w:hAnsi="Times New Roman" w:eastAsia="Times New Roman" w:cs="Times New Roman"/>
                  <w:szCs w:val="24"/>
                </w:rPr>
                <w:t>50-60</w:t>
              </w:r>
            </w:ins>
          </w:p>
        </w:tc>
        <w:tc>
          <w:tcPr>
            <w:tcW w:w="1412" w:type="dxa"/>
            <w:vAlign w:val="center"/>
            <w:tcPrChange w:author="Алексей Ярославцев" w:date="2020-04-25T17:02:00Z" w:id="82">
              <w:tcPr>
                <w:tcW w:w="1414" w:type="dxa"/>
                <w:vAlign w:val="center"/>
              </w:tcPr>
            </w:tcPrChange>
          </w:tcPr>
          <w:p w:rsidRPr="0089775C" w:rsidR="00B00DD3" w:rsidP="00D12ABE" w:rsidRDefault="00B00DD3" w14:paraId="347072B6"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Edge group</w:t>
            </w:r>
          </w:p>
        </w:tc>
        <w:tc>
          <w:tcPr>
            <w:tcW w:w="1266" w:type="dxa"/>
            <w:vAlign w:val="center"/>
            <w:tcPrChange w:author="Алексей Ярославцев" w:date="2020-04-25T17:02:00Z" w:id="83">
              <w:tcPr>
                <w:tcW w:w="1174" w:type="dxa"/>
                <w:vAlign w:val="center"/>
              </w:tcPr>
            </w:tcPrChange>
          </w:tcPr>
          <w:p w:rsidRPr="0089775C" w:rsidR="00B00DD3" w:rsidP="00D12ABE" w:rsidRDefault="00B00DD3" w14:paraId="58ED8190"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1</w:t>
            </w:r>
          </w:p>
        </w:tc>
      </w:tr>
      <w:tr w:rsidR="00B00DD3" w:rsidTr="00FC7F09" w14:paraId="54681DF3" w14:textId="77777777">
        <w:trPr>
          <w:trHeight w:val="454"/>
          <w:trPrChange w:author="Алексей Ярославцев" w:date="2020-04-25T17:02:00Z" w:id="84">
            <w:trPr>
              <w:trHeight w:val="454"/>
            </w:trPr>
          </w:trPrChange>
        </w:trPr>
        <w:tc>
          <w:tcPr>
            <w:tcW w:w="1146" w:type="dxa"/>
            <w:vAlign w:val="center"/>
            <w:tcPrChange w:author="Алексей Ярославцев" w:date="2020-04-25T17:02:00Z" w:id="85">
              <w:tcPr>
                <w:tcW w:w="1364" w:type="dxa"/>
                <w:vAlign w:val="center"/>
              </w:tcPr>
            </w:tcPrChange>
          </w:tcPr>
          <w:p w:rsidRPr="0089775C" w:rsidR="00B00DD3" w:rsidP="00D12ABE" w:rsidRDefault="00B00DD3" w14:paraId="7F2C6B7B" w14:textId="77777777">
            <w:pPr>
              <w:jc w:val="center"/>
              <w:rPr>
                <w:rFonts w:ascii="Times New Roman" w:hAnsi="Times New Roman" w:cs="Times New Roman"/>
                <w:color w:val="000000"/>
                <w:szCs w:val="24"/>
              </w:rPr>
            </w:pPr>
            <w:r w:rsidRPr="0089775C">
              <w:rPr>
                <w:rFonts w:ascii="Times New Roman" w:hAnsi="Times New Roman" w:cs="Times New Roman"/>
                <w:color w:val="000000"/>
                <w:szCs w:val="24"/>
              </w:rPr>
              <w:t>218A0255</w:t>
            </w:r>
          </w:p>
        </w:tc>
        <w:tc>
          <w:tcPr>
            <w:tcW w:w="1797" w:type="dxa"/>
            <w:vAlign w:val="center"/>
            <w:tcPrChange w:author="Алексей Ярославцев" w:date="2020-04-25T17:02:00Z" w:id="86">
              <w:tcPr>
                <w:tcW w:w="2005" w:type="dxa"/>
                <w:vAlign w:val="center"/>
              </w:tcPr>
            </w:tcPrChange>
          </w:tcPr>
          <w:p w:rsidRPr="00FC7F09" w:rsidR="00B00DD3" w:rsidP="00FC7F09" w:rsidRDefault="00B00DD3" w14:paraId="66243EAC" w14:textId="77777777">
            <w:pPr>
              <w:spacing w:line="20" w:lineRule="atLeast"/>
              <w:rPr>
                <w:rFonts w:ascii="Times New Roman" w:hAnsi="Times New Roman" w:cs="Times New Roman"/>
                <w:i/>
                <w:iCs/>
                <w:color w:val="000000"/>
                <w:szCs w:val="24"/>
                <w:rPrChange w:author="Алексей Ярославцев" w:date="2020-04-25T17:02:00Z" w:id="87">
                  <w:rPr>
                    <w:rFonts w:ascii="Times New Roman" w:hAnsi="Times New Roman" w:cs="Times New Roman"/>
                    <w:color w:val="000000"/>
                    <w:szCs w:val="24"/>
                  </w:rPr>
                </w:rPrChange>
              </w:rPr>
              <w:pPrChange w:author="Unknown" w:date="2020-04-25T17:02:00Z" w:id="88">
                <w:pPr>
                  <w:spacing w:line="20" w:lineRule="atLeast"/>
                  <w:jc w:val="center"/>
                </w:pPr>
              </w:pPrChange>
            </w:pPr>
            <w:r w:rsidRPr="00FC7F09">
              <w:rPr>
                <w:rFonts w:ascii="Times New Roman" w:hAnsi="Times New Roman" w:cs="Times New Roman"/>
                <w:i/>
                <w:iCs/>
                <w:color w:val="000000"/>
                <w:szCs w:val="24"/>
                <w:rPrChange w:author="Алексей Ярославцев" w:date="2020-04-25T17:02:00Z" w:id="89">
                  <w:rPr>
                    <w:rFonts w:ascii="Times New Roman" w:hAnsi="Times New Roman" w:cs="Times New Roman"/>
                    <w:color w:val="000000"/>
                    <w:szCs w:val="24"/>
                  </w:rPr>
                </w:rPrChange>
              </w:rPr>
              <w:t>Acer platanoides</w:t>
            </w:r>
          </w:p>
        </w:tc>
        <w:tc>
          <w:tcPr>
            <w:tcW w:w="1585" w:type="dxa"/>
            <w:vAlign w:val="center"/>
            <w:tcPrChange w:author="Алексей Ярославцев" w:date="2020-04-25T17:02:00Z" w:id="90">
              <w:tcPr>
                <w:tcW w:w="1134" w:type="dxa"/>
                <w:vAlign w:val="center"/>
              </w:tcPr>
            </w:tcPrChange>
          </w:tcPr>
          <w:p w:rsidRPr="0089775C" w:rsidR="00B00DD3" w:rsidP="00D12ABE" w:rsidRDefault="00C22360" w14:paraId="17854965" w14:textId="7433A984">
            <w:pPr>
              <w:spacing w:line="20" w:lineRule="atLeast"/>
              <w:jc w:val="center"/>
              <w:rPr>
                <w:rFonts w:ascii="Times New Roman" w:hAnsi="Times New Roman" w:eastAsia="Times New Roman" w:cs="Times New Roman"/>
                <w:szCs w:val="24"/>
              </w:rPr>
            </w:pPr>
            <w:r>
              <w:rPr>
                <w:rFonts w:ascii="Times New Roman" w:hAnsi="Times New Roman" w:eastAsia="Times New Roman" w:cs="Times New Roman"/>
                <w:szCs w:val="24"/>
              </w:rPr>
              <w:t>21</w:t>
            </w:r>
          </w:p>
        </w:tc>
        <w:tc>
          <w:tcPr>
            <w:tcW w:w="1413" w:type="dxa"/>
            <w:vAlign w:val="center"/>
            <w:tcPrChange w:author="Алексей Ярославцев" w:date="2020-04-25T17:02:00Z" w:id="91">
              <w:tcPr>
                <w:tcW w:w="1417" w:type="dxa"/>
                <w:vAlign w:val="center"/>
              </w:tcPr>
            </w:tcPrChange>
          </w:tcPr>
          <w:p w:rsidRPr="0089775C" w:rsidR="00B00DD3" w:rsidP="00D12ABE" w:rsidRDefault="00B00DD3" w14:paraId="6F5D534C" w14:textId="77777777">
            <w:pPr>
              <w:jc w:val="center"/>
              <w:rPr>
                <w:rFonts w:ascii="Times New Roman" w:hAnsi="Times New Roman" w:cs="Times New Roman"/>
                <w:color w:val="000000"/>
                <w:szCs w:val="24"/>
              </w:rPr>
            </w:pPr>
            <w:r w:rsidRPr="0089775C">
              <w:rPr>
                <w:rFonts w:ascii="Times New Roman" w:hAnsi="Times New Roman" w:cs="Times New Roman"/>
                <w:color w:val="000000"/>
                <w:szCs w:val="24"/>
              </w:rPr>
              <w:t>34.37</w:t>
            </w:r>
          </w:p>
        </w:tc>
        <w:tc>
          <w:tcPr>
            <w:tcW w:w="1128" w:type="dxa"/>
            <w:vAlign w:val="center"/>
            <w:tcPrChange w:author="Алексей Ярославцев" w:date="2020-04-25T17:02:00Z" w:id="92">
              <w:tcPr>
                <w:tcW w:w="1063" w:type="dxa"/>
                <w:vAlign w:val="center"/>
              </w:tcPr>
            </w:tcPrChange>
          </w:tcPr>
          <w:p w:rsidRPr="0089775C" w:rsidR="00B00DD3" w:rsidP="00D12ABE" w:rsidRDefault="00B00DD3" w14:paraId="6A517FDF" w14:textId="77777777">
            <w:pPr>
              <w:spacing w:line="20" w:lineRule="atLeast"/>
              <w:jc w:val="center"/>
              <w:rPr>
                <w:rFonts w:ascii="Times New Roman" w:hAnsi="Times New Roman" w:eastAsia="Times New Roman" w:cs="Times New Roman"/>
                <w:szCs w:val="24"/>
              </w:rPr>
            </w:pPr>
            <w:del w:author="Алексей Ярославцев" w:date="2020-04-25T17:05:00Z" w:id="93">
              <w:r w:rsidRPr="0089775C" w:rsidDel="00FC7F09">
                <w:rPr>
                  <w:rFonts w:ascii="Times New Roman" w:hAnsi="Times New Roman" w:eastAsia="Times New Roman" w:cs="Times New Roman"/>
                  <w:szCs w:val="24"/>
                </w:rPr>
                <w:delText>6</w:delText>
              </w:r>
            </w:del>
            <w:ins w:author="Алексей Ярославцев" w:date="2020-04-25T17:05:00Z" w:id="94">
              <w:r w:rsidR="00FC7F09">
                <w:rPr>
                  <w:rFonts w:ascii="Times New Roman" w:hAnsi="Times New Roman" w:eastAsia="Times New Roman" w:cs="Times New Roman"/>
                  <w:szCs w:val="24"/>
                </w:rPr>
                <w:t>50-60</w:t>
              </w:r>
            </w:ins>
          </w:p>
        </w:tc>
        <w:tc>
          <w:tcPr>
            <w:tcW w:w="1412" w:type="dxa"/>
            <w:vAlign w:val="center"/>
            <w:tcPrChange w:author="Алексей Ярославцев" w:date="2020-04-25T17:02:00Z" w:id="95">
              <w:tcPr>
                <w:tcW w:w="1414" w:type="dxa"/>
                <w:vAlign w:val="center"/>
              </w:tcPr>
            </w:tcPrChange>
          </w:tcPr>
          <w:p w:rsidRPr="0089775C" w:rsidR="00B00DD3" w:rsidP="00D12ABE" w:rsidRDefault="00B00DD3" w14:paraId="53A37231"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Inner group</w:t>
            </w:r>
          </w:p>
        </w:tc>
        <w:tc>
          <w:tcPr>
            <w:tcW w:w="1266" w:type="dxa"/>
            <w:vAlign w:val="center"/>
            <w:tcPrChange w:author="Алексей Ярославцев" w:date="2020-04-25T17:02:00Z" w:id="96">
              <w:tcPr>
                <w:tcW w:w="1174" w:type="dxa"/>
                <w:vAlign w:val="center"/>
              </w:tcPr>
            </w:tcPrChange>
          </w:tcPr>
          <w:p w:rsidRPr="0089775C" w:rsidR="00B00DD3" w:rsidP="00D12ABE" w:rsidRDefault="00B00DD3" w14:paraId="40609605"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2</w:t>
            </w:r>
          </w:p>
        </w:tc>
      </w:tr>
      <w:tr w:rsidR="00B00DD3" w:rsidTr="00FC7F09" w14:paraId="675DABF7" w14:textId="77777777">
        <w:trPr>
          <w:trHeight w:val="454"/>
          <w:trPrChange w:author="Алексей Ярославцев" w:date="2020-04-25T17:02:00Z" w:id="97">
            <w:trPr>
              <w:trHeight w:val="454"/>
            </w:trPr>
          </w:trPrChange>
        </w:trPr>
        <w:tc>
          <w:tcPr>
            <w:tcW w:w="1146" w:type="dxa"/>
            <w:vAlign w:val="center"/>
            <w:tcPrChange w:author="Алексей Ярославцев" w:date="2020-04-25T17:02:00Z" w:id="98">
              <w:tcPr>
                <w:tcW w:w="1364" w:type="dxa"/>
                <w:vAlign w:val="center"/>
              </w:tcPr>
            </w:tcPrChange>
          </w:tcPr>
          <w:p w:rsidRPr="0089775C" w:rsidR="00B00DD3" w:rsidP="00D12ABE" w:rsidRDefault="00B00DD3" w14:paraId="3951CED7" w14:textId="77777777">
            <w:pPr>
              <w:jc w:val="center"/>
              <w:rPr>
                <w:rFonts w:ascii="Times New Roman" w:hAnsi="Times New Roman" w:cs="Times New Roman"/>
                <w:color w:val="000000"/>
                <w:szCs w:val="24"/>
              </w:rPr>
            </w:pPr>
            <w:r w:rsidRPr="0089775C">
              <w:rPr>
                <w:rFonts w:ascii="Times New Roman" w:hAnsi="Times New Roman" w:cs="Times New Roman"/>
                <w:color w:val="000000"/>
                <w:szCs w:val="24"/>
              </w:rPr>
              <w:t>218A0212</w:t>
            </w:r>
          </w:p>
        </w:tc>
        <w:tc>
          <w:tcPr>
            <w:tcW w:w="1797" w:type="dxa"/>
            <w:vAlign w:val="center"/>
            <w:tcPrChange w:author="Алексей Ярославцев" w:date="2020-04-25T17:02:00Z" w:id="99">
              <w:tcPr>
                <w:tcW w:w="2005" w:type="dxa"/>
                <w:vAlign w:val="center"/>
              </w:tcPr>
            </w:tcPrChange>
          </w:tcPr>
          <w:p w:rsidRPr="00FC7F09" w:rsidR="00B00DD3" w:rsidP="00FC7F09" w:rsidRDefault="00B00DD3" w14:paraId="1278E699" w14:textId="77777777">
            <w:pPr>
              <w:spacing w:line="20" w:lineRule="atLeast"/>
              <w:rPr>
                <w:rFonts w:ascii="Times New Roman" w:hAnsi="Times New Roman" w:cs="Times New Roman"/>
                <w:i/>
                <w:iCs/>
                <w:color w:val="000000"/>
                <w:szCs w:val="24"/>
                <w:rPrChange w:author="Алексей Ярославцев" w:date="2020-04-25T17:02:00Z" w:id="100">
                  <w:rPr>
                    <w:rFonts w:ascii="Times New Roman" w:hAnsi="Times New Roman" w:cs="Times New Roman"/>
                    <w:color w:val="000000"/>
                    <w:szCs w:val="24"/>
                  </w:rPr>
                </w:rPrChange>
              </w:rPr>
              <w:pPrChange w:author="Unknown" w:date="2020-04-25T17:02:00Z" w:id="101">
                <w:pPr>
                  <w:spacing w:line="20" w:lineRule="atLeast"/>
                  <w:jc w:val="center"/>
                </w:pPr>
              </w:pPrChange>
            </w:pPr>
            <w:r w:rsidRPr="00FC7F09">
              <w:rPr>
                <w:rFonts w:ascii="Times New Roman" w:hAnsi="Times New Roman" w:cs="Times New Roman"/>
                <w:i/>
                <w:iCs/>
                <w:color w:val="000000"/>
                <w:szCs w:val="24"/>
                <w:rPrChange w:author="Алексей Ярославцев" w:date="2020-04-25T17:02:00Z" w:id="102">
                  <w:rPr>
                    <w:rFonts w:ascii="Times New Roman" w:hAnsi="Times New Roman" w:cs="Times New Roman"/>
                    <w:color w:val="000000"/>
                    <w:szCs w:val="24"/>
                  </w:rPr>
                </w:rPrChange>
              </w:rPr>
              <w:t>Acer platanoides</w:t>
            </w:r>
          </w:p>
        </w:tc>
        <w:tc>
          <w:tcPr>
            <w:tcW w:w="1585" w:type="dxa"/>
            <w:vAlign w:val="center"/>
            <w:tcPrChange w:author="Алексей Ярославцев" w:date="2020-04-25T17:02:00Z" w:id="103">
              <w:tcPr>
                <w:tcW w:w="1134" w:type="dxa"/>
                <w:vAlign w:val="center"/>
              </w:tcPr>
            </w:tcPrChange>
          </w:tcPr>
          <w:p w:rsidRPr="0089775C" w:rsidR="00B00DD3" w:rsidP="00D12ABE" w:rsidRDefault="00C22360" w14:paraId="433342EA" w14:textId="7637C506">
            <w:pPr>
              <w:spacing w:line="20" w:lineRule="atLeast"/>
              <w:jc w:val="center"/>
              <w:rPr>
                <w:rFonts w:ascii="Times New Roman" w:hAnsi="Times New Roman" w:eastAsia="Times New Roman" w:cs="Times New Roman"/>
                <w:szCs w:val="24"/>
              </w:rPr>
            </w:pPr>
            <w:r>
              <w:rPr>
                <w:rFonts w:ascii="Times New Roman" w:hAnsi="Times New Roman" w:eastAsia="Times New Roman" w:cs="Times New Roman"/>
                <w:szCs w:val="24"/>
              </w:rPr>
              <w:t>15</w:t>
            </w:r>
          </w:p>
        </w:tc>
        <w:tc>
          <w:tcPr>
            <w:tcW w:w="1413" w:type="dxa"/>
            <w:vAlign w:val="center"/>
            <w:tcPrChange w:author="Алексей Ярославцев" w:date="2020-04-25T17:02:00Z" w:id="104">
              <w:tcPr>
                <w:tcW w:w="1417" w:type="dxa"/>
                <w:vAlign w:val="center"/>
              </w:tcPr>
            </w:tcPrChange>
          </w:tcPr>
          <w:p w:rsidRPr="0089775C" w:rsidR="00B00DD3" w:rsidP="00D12ABE" w:rsidRDefault="00B00DD3" w14:paraId="209AE1DA" w14:textId="77777777">
            <w:pPr>
              <w:jc w:val="center"/>
              <w:rPr>
                <w:rFonts w:ascii="Times New Roman" w:hAnsi="Times New Roman" w:cs="Times New Roman"/>
                <w:color w:val="000000"/>
                <w:szCs w:val="24"/>
              </w:rPr>
            </w:pPr>
            <w:r w:rsidRPr="0089775C">
              <w:rPr>
                <w:rFonts w:ascii="Times New Roman" w:hAnsi="Times New Roman" w:cs="Times New Roman"/>
                <w:color w:val="000000"/>
                <w:szCs w:val="24"/>
              </w:rPr>
              <w:t>33.74</w:t>
            </w:r>
          </w:p>
        </w:tc>
        <w:tc>
          <w:tcPr>
            <w:tcW w:w="1128" w:type="dxa"/>
            <w:vAlign w:val="center"/>
            <w:tcPrChange w:author="Алексей Ярославцев" w:date="2020-04-25T17:02:00Z" w:id="105">
              <w:tcPr>
                <w:tcW w:w="1063" w:type="dxa"/>
                <w:vAlign w:val="center"/>
              </w:tcPr>
            </w:tcPrChange>
          </w:tcPr>
          <w:p w:rsidRPr="0089775C" w:rsidR="00B00DD3" w:rsidP="00D12ABE" w:rsidRDefault="00B00DD3" w14:paraId="70D72FAD" w14:textId="77777777">
            <w:pPr>
              <w:spacing w:line="20" w:lineRule="atLeast"/>
              <w:jc w:val="center"/>
              <w:rPr>
                <w:rFonts w:ascii="Times New Roman" w:hAnsi="Times New Roman" w:eastAsia="Times New Roman" w:cs="Times New Roman"/>
                <w:szCs w:val="24"/>
              </w:rPr>
            </w:pPr>
            <w:del w:author="Алексей Ярославцев" w:date="2020-04-25T17:05:00Z" w:id="106">
              <w:r w:rsidRPr="0089775C" w:rsidDel="00FC7F09">
                <w:rPr>
                  <w:rFonts w:ascii="Times New Roman" w:hAnsi="Times New Roman" w:eastAsia="Times New Roman" w:cs="Times New Roman"/>
                  <w:szCs w:val="24"/>
                </w:rPr>
                <w:delText>6</w:delText>
              </w:r>
            </w:del>
            <w:ins w:author="Алексей Ярославцев" w:date="2020-04-25T17:05:00Z" w:id="107">
              <w:r w:rsidR="00FC7F09">
                <w:rPr>
                  <w:rFonts w:ascii="Times New Roman" w:hAnsi="Times New Roman" w:eastAsia="Times New Roman" w:cs="Times New Roman"/>
                  <w:szCs w:val="24"/>
                </w:rPr>
                <w:t>50-60</w:t>
              </w:r>
            </w:ins>
          </w:p>
        </w:tc>
        <w:tc>
          <w:tcPr>
            <w:tcW w:w="1412" w:type="dxa"/>
            <w:vAlign w:val="center"/>
            <w:tcPrChange w:author="Алексей Ярославцев" w:date="2020-04-25T17:02:00Z" w:id="108">
              <w:tcPr>
                <w:tcW w:w="1414" w:type="dxa"/>
                <w:vAlign w:val="center"/>
              </w:tcPr>
            </w:tcPrChange>
          </w:tcPr>
          <w:p w:rsidRPr="0089775C" w:rsidR="00B00DD3" w:rsidP="00D12ABE" w:rsidRDefault="00B00DD3" w14:paraId="0A4CE4A1"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Inner group</w:t>
            </w:r>
          </w:p>
        </w:tc>
        <w:tc>
          <w:tcPr>
            <w:tcW w:w="1266" w:type="dxa"/>
            <w:vAlign w:val="center"/>
            <w:tcPrChange w:author="Алексей Ярославцев" w:date="2020-04-25T17:02:00Z" w:id="109">
              <w:tcPr>
                <w:tcW w:w="1174" w:type="dxa"/>
                <w:vAlign w:val="center"/>
              </w:tcPr>
            </w:tcPrChange>
          </w:tcPr>
          <w:p w:rsidRPr="0089775C" w:rsidR="00B00DD3" w:rsidP="00D12ABE" w:rsidRDefault="00B00DD3" w14:paraId="42EBB3CE"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3</w:t>
            </w:r>
          </w:p>
        </w:tc>
      </w:tr>
      <w:tr w:rsidR="00B00DD3" w:rsidTr="00FC7F09" w14:paraId="06B59D71" w14:textId="77777777">
        <w:trPr>
          <w:trHeight w:val="454"/>
          <w:trPrChange w:author="Алексей Ярославцев" w:date="2020-04-25T17:02:00Z" w:id="110">
            <w:trPr>
              <w:trHeight w:val="454"/>
            </w:trPr>
          </w:trPrChange>
        </w:trPr>
        <w:tc>
          <w:tcPr>
            <w:tcW w:w="1146" w:type="dxa"/>
            <w:vAlign w:val="center"/>
            <w:tcPrChange w:author="Алексей Ярославцев" w:date="2020-04-25T17:02:00Z" w:id="111">
              <w:tcPr>
                <w:tcW w:w="1364" w:type="dxa"/>
                <w:vAlign w:val="center"/>
              </w:tcPr>
            </w:tcPrChange>
          </w:tcPr>
          <w:p w:rsidRPr="0089775C" w:rsidR="00B00DD3" w:rsidP="00D12ABE" w:rsidRDefault="00B00DD3" w14:paraId="0F9B2389" w14:textId="77777777">
            <w:pPr>
              <w:jc w:val="center"/>
              <w:rPr>
                <w:rFonts w:ascii="Times New Roman" w:hAnsi="Times New Roman" w:cs="Times New Roman"/>
                <w:color w:val="000000"/>
                <w:szCs w:val="24"/>
              </w:rPr>
            </w:pPr>
            <w:r w:rsidRPr="0089775C">
              <w:rPr>
                <w:rFonts w:ascii="Times New Roman" w:hAnsi="Times New Roman" w:cs="Times New Roman"/>
                <w:color w:val="000000"/>
                <w:szCs w:val="24"/>
              </w:rPr>
              <w:t>218A0285</w:t>
            </w:r>
          </w:p>
        </w:tc>
        <w:tc>
          <w:tcPr>
            <w:tcW w:w="1797" w:type="dxa"/>
            <w:vAlign w:val="center"/>
            <w:tcPrChange w:author="Алексей Ярославцев" w:date="2020-04-25T17:02:00Z" w:id="112">
              <w:tcPr>
                <w:tcW w:w="2005" w:type="dxa"/>
                <w:vAlign w:val="center"/>
              </w:tcPr>
            </w:tcPrChange>
          </w:tcPr>
          <w:p w:rsidRPr="00FC7F09" w:rsidR="00B00DD3" w:rsidP="00FC7F09" w:rsidRDefault="00B00DD3" w14:paraId="4DAEFB76" w14:textId="77777777">
            <w:pPr>
              <w:spacing w:line="20" w:lineRule="atLeast"/>
              <w:rPr>
                <w:rFonts w:ascii="Times New Roman" w:hAnsi="Times New Roman" w:eastAsia="Times New Roman" w:cs="Times New Roman"/>
                <w:i/>
                <w:iCs/>
                <w:szCs w:val="24"/>
                <w:rPrChange w:author="Алексей Ярославцев" w:date="2020-04-25T17:02:00Z" w:id="113">
                  <w:rPr>
                    <w:rFonts w:ascii="Times New Roman" w:hAnsi="Times New Roman" w:eastAsia="Times New Roman" w:cs="Times New Roman"/>
                    <w:szCs w:val="24"/>
                  </w:rPr>
                </w:rPrChange>
              </w:rPr>
              <w:pPrChange w:author="Unknown" w:date="2020-04-25T17:02:00Z" w:id="114">
                <w:pPr>
                  <w:spacing w:line="20" w:lineRule="atLeast"/>
                  <w:jc w:val="center"/>
                </w:pPr>
              </w:pPrChange>
            </w:pPr>
            <w:r w:rsidRPr="00FC7F09">
              <w:rPr>
                <w:rFonts w:ascii="Times New Roman" w:hAnsi="Times New Roman" w:eastAsia="Times New Roman" w:cs="Times New Roman"/>
                <w:i/>
                <w:iCs/>
                <w:szCs w:val="24"/>
                <w:rPrChange w:author="Алексей Ярославцев" w:date="2020-04-25T17:02:00Z" w:id="115">
                  <w:rPr>
                    <w:rFonts w:ascii="Times New Roman" w:hAnsi="Times New Roman" w:eastAsia="Times New Roman" w:cs="Times New Roman"/>
                    <w:szCs w:val="24"/>
                  </w:rPr>
                </w:rPrChange>
              </w:rPr>
              <w:t>Betula pendula</w:t>
            </w:r>
          </w:p>
        </w:tc>
        <w:tc>
          <w:tcPr>
            <w:tcW w:w="1585" w:type="dxa"/>
            <w:vAlign w:val="center"/>
            <w:tcPrChange w:author="Алексей Ярославцев" w:date="2020-04-25T17:02:00Z" w:id="116">
              <w:tcPr>
                <w:tcW w:w="1134" w:type="dxa"/>
                <w:vAlign w:val="center"/>
              </w:tcPr>
            </w:tcPrChange>
          </w:tcPr>
          <w:p w:rsidRPr="0089775C" w:rsidR="00B00DD3" w:rsidP="00D12ABE" w:rsidRDefault="00C22360" w14:paraId="4CF1BCA7" w14:textId="78AEC1C6">
            <w:pPr>
              <w:spacing w:line="20" w:lineRule="atLeast"/>
              <w:jc w:val="center"/>
              <w:rPr>
                <w:rFonts w:ascii="Times New Roman" w:hAnsi="Times New Roman" w:eastAsia="Times New Roman" w:cs="Times New Roman"/>
                <w:szCs w:val="24"/>
              </w:rPr>
            </w:pPr>
            <w:r>
              <w:rPr>
                <w:rFonts w:ascii="Times New Roman" w:hAnsi="Times New Roman" w:eastAsia="Times New Roman" w:cs="Times New Roman"/>
                <w:szCs w:val="24"/>
              </w:rPr>
              <w:t>11</w:t>
            </w:r>
          </w:p>
        </w:tc>
        <w:tc>
          <w:tcPr>
            <w:tcW w:w="1413" w:type="dxa"/>
            <w:vAlign w:val="center"/>
            <w:tcPrChange w:author="Алексей Ярославцев" w:date="2020-04-25T17:02:00Z" w:id="117">
              <w:tcPr>
                <w:tcW w:w="1417" w:type="dxa"/>
                <w:vAlign w:val="center"/>
              </w:tcPr>
            </w:tcPrChange>
          </w:tcPr>
          <w:p w:rsidRPr="0089775C" w:rsidR="00B00DD3" w:rsidP="00D12ABE" w:rsidRDefault="00B00DD3" w14:paraId="70DF23E3" w14:textId="77777777">
            <w:pPr>
              <w:jc w:val="center"/>
              <w:rPr>
                <w:rFonts w:ascii="Times New Roman" w:hAnsi="Times New Roman" w:cs="Times New Roman"/>
                <w:color w:val="000000"/>
                <w:szCs w:val="24"/>
              </w:rPr>
            </w:pPr>
            <w:r w:rsidRPr="0089775C">
              <w:rPr>
                <w:rFonts w:ascii="Times New Roman" w:hAnsi="Times New Roman" w:cs="Times New Roman"/>
                <w:color w:val="000000"/>
                <w:szCs w:val="24"/>
              </w:rPr>
              <w:t>23.87</w:t>
            </w:r>
          </w:p>
        </w:tc>
        <w:tc>
          <w:tcPr>
            <w:tcW w:w="1128" w:type="dxa"/>
            <w:vAlign w:val="center"/>
            <w:tcPrChange w:author="Алексей Ярославцев" w:date="2020-04-25T17:02:00Z" w:id="118">
              <w:tcPr>
                <w:tcW w:w="1063" w:type="dxa"/>
                <w:vAlign w:val="center"/>
              </w:tcPr>
            </w:tcPrChange>
          </w:tcPr>
          <w:p w:rsidRPr="0089775C" w:rsidR="00B00DD3" w:rsidP="00D12ABE" w:rsidRDefault="00B00DD3" w14:paraId="3B70B7C6" w14:textId="77777777">
            <w:pPr>
              <w:spacing w:line="20" w:lineRule="atLeast"/>
              <w:jc w:val="center"/>
              <w:rPr>
                <w:rFonts w:ascii="Times New Roman" w:hAnsi="Times New Roman" w:eastAsia="Times New Roman" w:cs="Times New Roman"/>
                <w:szCs w:val="24"/>
              </w:rPr>
            </w:pPr>
            <w:del w:author="Алексей Ярославцев" w:date="2020-04-25T17:06:00Z" w:id="119">
              <w:r w:rsidRPr="0089775C" w:rsidDel="00FC7F09">
                <w:rPr>
                  <w:rFonts w:ascii="Times New Roman" w:hAnsi="Times New Roman" w:eastAsia="Times New Roman" w:cs="Times New Roman"/>
                  <w:szCs w:val="24"/>
                </w:rPr>
                <w:delText>6</w:delText>
              </w:r>
            </w:del>
            <w:ins w:author="Алексей Ярославцев" w:date="2020-04-25T17:06:00Z" w:id="120">
              <w:r w:rsidR="00FC7F09">
                <w:rPr>
                  <w:rFonts w:ascii="Times New Roman" w:hAnsi="Times New Roman" w:eastAsia="Times New Roman" w:cs="Times New Roman"/>
                  <w:szCs w:val="24"/>
                </w:rPr>
                <w:t>50-60</w:t>
              </w:r>
            </w:ins>
          </w:p>
        </w:tc>
        <w:tc>
          <w:tcPr>
            <w:tcW w:w="1412" w:type="dxa"/>
            <w:vAlign w:val="center"/>
            <w:tcPrChange w:author="Алексей Ярославцев" w:date="2020-04-25T17:02:00Z" w:id="121">
              <w:tcPr>
                <w:tcW w:w="1414" w:type="dxa"/>
                <w:vAlign w:val="center"/>
              </w:tcPr>
            </w:tcPrChange>
          </w:tcPr>
          <w:p w:rsidRPr="0089775C" w:rsidR="00B00DD3" w:rsidP="00D12ABE" w:rsidRDefault="00B00DD3" w14:paraId="6E46E797"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Inner single</w:t>
            </w:r>
          </w:p>
        </w:tc>
        <w:tc>
          <w:tcPr>
            <w:tcW w:w="1266" w:type="dxa"/>
            <w:vAlign w:val="center"/>
            <w:tcPrChange w:author="Алексей Ярославцев" w:date="2020-04-25T17:02:00Z" w:id="122">
              <w:tcPr>
                <w:tcW w:w="1174" w:type="dxa"/>
                <w:vAlign w:val="center"/>
              </w:tcPr>
            </w:tcPrChange>
          </w:tcPr>
          <w:p w:rsidRPr="0089775C" w:rsidR="00B00DD3" w:rsidP="00D12ABE" w:rsidRDefault="00B00DD3" w14:paraId="312F82B1"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1</w:t>
            </w:r>
          </w:p>
        </w:tc>
      </w:tr>
      <w:tr w:rsidR="00B00DD3" w:rsidTr="00FC7F09" w14:paraId="7B6C1B04" w14:textId="77777777">
        <w:trPr>
          <w:trHeight w:val="454"/>
          <w:trPrChange w:author="Алексей Ярославцев" w:date="2020-04-25T17:02:00Z" w:id="123">
            <w:trPr>
              <w:trHeight w:val="454"/>
            </w:trPr>
          </w:trPrChange>
        </w:trPr>
        <w:tc>
          <w:tcPr>
            <w:tcW w:w="1146" w:type="dxa"/>
            <w:vAlign w:val="center"/>
            <w:tcPrChange w:author="Алексей Ярославцев" w:date="2020-04-25T17:02:00Z" w:id="124">
              <w:tcPr>
                <w:tcW w:w="1364" w:type="dxa"/>
                <w:vAlign w:val="center"/>
              </w:tcPr>
            </w:tcPrChange>
          </w:tcPr>
          <w:p w:rsidRPr="0089775C" w:rsidR="00B00DD3" w:rsidP="00D12ABE" w:rsidRDefault="00B00DD3" w14:paraId="0065A310" w14:textId="77777777">
            <w:pPr>
              <w:jc w:val="center"/>
              <w:rPr>
                <w:rFonts w:ascii="Times New Roman" w:hAnsi="Times New Roman" w:cs="Times New Roman"/>
                <w:color w:val="000000"/>
                <w:szCs w:val="24"/>
              </w:rPr>
            </w:pPr>
            <w:r w:rsidRPr="0089775C">
              <w:rPr>
                <w:rFonts w:ascii="Times New Roman" w:hAnsi="Times New Roman" w:cs="Times New Roman"/>
                <w:color w:val="000000"/>
                <w:szCs w:val="24"/>
              </w:rPr>
              <w:t>218A0104</w:t>
            </w:r>
          </w:p>
        </w:tc>
        <w:tc>
          <w:tcPr>
            <w:tcW w:w="1797" w:type="dxa"/>
            <w:vAlign w:val="center"/>
            <w:tcPrChange w:author="Алексей Ярославцев" w:date="2020-04-25T17:02:00Z" w:id="125">
              <w:tcPr>
                <w:tcW w:w="2005" w:type="dxa"/>
                <w:vAlign w:val="center"/>
              </w:tcPr>
            </w:tcPrChange>
          </w:tcPr>
          <w:p w:rsidRPr="00FC7F09" w:rsidR="00B00DD3" w:rsidP="00FC7F09" w:rsidRDefault="00B00DD3" w14:paraId="562D5A54" w14:textId="77777777">
            <w:pPr>
              <w:spacing w:line="20" w:lineRule="atLeast"/>
              <w:rPr>
                <w:rFonts w:ascii="Times New Roman" w:hAnsi="Times New Roman" w:eastAsia="Times New Roman" w:cs="Times New Roman"/>
                <w:i/>
                <w:iCs/>
                <w:szCs w:val="24"/>
                <w:rPrChange w:author="Алексей Ярославцев" w:date="2020-04-25T17:02:00Z" w:id="126">
                  <w:rPr>
                    <w:rFonts w:ascii="Times New Roman" w:hAnsi="Times New Roman" w:eastAsia="Times New Roman" w:cs="Times New Roman"/>
                    <w:szCs w:val="24"/>
                  </w:rPr>
                </w:rPrChange>
              </w:rPr>
              <w:pPrChange w:author="Unknown" w:date="2020-04-25T17:02:00Z" w:id="127">
                <w:pPr>
                  <w:spacing w:line="20" w:lineRule="atLeast"/>
                  <w:jc w:val="center"/>
                </w:pPr>
              </w:pPrChange>
            </w:pPr>
            <w:r w:rsidRPr="00FC7F09">
              <w:rPr>
                <w:rFonts w:ascii="Times New Roman" w:hAnsi="Times New Roman" w:eastAsia="Times New Roman" w:cs="Times New Roman"/>
                <w:i/>
                <w:iCs/>
                <w:szCs w:val="24"/>
                <w:rPrChange w:author="Алексей Ярославцев" w:date="2020-04-25T17:02:00Z" w:id="128">
                  <w:rPr>
                    <w:rFonts w:ascii="Times New Roman" w:hAnsi="Times New Roman" w:eastAsia="Times New Roman" w:cs="Times New Roman"/>
                    <w:szCs w:val="24"/>
                  </w:rPr>
                </w:rPrChange>
              </w:rPr>
              <w:t>Betula pendula</w:t>
            </w:r>
          </w:p>
        </w:tc>
        <w:tc>
          <w:tcPr>
            <w:tcW w:w="1585" w:type="dxa"/>
            <w:vAlign w:val="center"/>
            <w:tcPrChange w:author="Алексей Ярославцев" w:date="2020-04-25T17:02:00Z" w:id="129">
              <w:tcPr>
                <w:tcW w:w="1134" w:type="dxa"/>
                <w:vAlign w:val="center"/>
              </w:tcPr>
            </w:tcPrChange>
          </w:tcPr>
          <w:p w:rsidRPr="0089775C" w:rsidR="00B00DD3" w:rsidP="00D12ABE" w:rsidRDefault="00C22360" w14:paraId="24EF273A" w14:textId="3E9643B5">
            <w:pPr>
              <w:spacing w:line="20" w:lineRule="atLeast"/>
              <w:jc w:val="center"/>
              <w:rPr>
                <w:rFonts w:ascii="Times New Roman" w:hAnsi="Times New Roman" w:eastAsia="Times New Roman" w:cs="Times New Roman"/>
                <w:szCs w:val="24"/>
              </w:rPr>
            </w:pPr>
            <w:r>
              <w:rPr>
                <w:rFonts w:ascii="Times New Roman" w:hAnsi="Times New Roman" w:eastAsia="Times New Roman" w:cs="Times New Roman"/>
                <w:szCs w:val="24"/>
              </w:rPr>
              <w:t>11</w:t>
            </w:r>
          </w:p>
        </w:tc>
        <w:tc>
          <w:tcPr>
            <w:tcW w:w="1413" w:type="dxa"/>
            <w:vAlign w:val="center"/>
            <w:tcPrChange w:author="Алексей Ярославцев" w:date="2020-04-25T17:02:00Z" w:id="130">
              <w:tcPr>
                <w:tcW w:w="1417" w:type="dxa"/>
                <w:vAlign w:val="center"/>
              </w:tcPr>
            </w:tcPrChange>
          </w:tcPr>
          <w:p w:rsidRPr="0089775C" w:rsidR="00B00DD3" w:rsidP="00D12ABE" w:rsidRDefault="00B00DD3" w14:paraId="05C0B4B7"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21.65</w:t>
            </w:r>
          </w:p>
        </w:tc>
        <w:tc>
          <w:tcPr>
            <w:tcW w:w="1128" w:type="dxa"/>
            <w:vAlign w:val="center"/>
            <w:tcPrChange w:author="Алексей Ярославцев" w:date="2020-04-25T17:02:00Z" w:id="131">
              <w:tcPr>
                <w:tcW w:w="1063" w:type="dxa"/>
                <w:vAlign w:val="center"/>
              </w:tcPr>
            </w:tcPrChange>
          </w:tcPr>
          <w:p w:rsidRPr="0089775C" w:rsidR="00B00DD3" w:rsidP="00D12ABE" w:rsidRDefault="00FC7F09" w14:paraId="4CE17F63" w14:textId="77777777">
            <w:pPr>
              <w:spacing w:line="20" w:lineRule="atLeast"/>
              <w:jc w:val="center"/>
              <w:rPr>
                <w:rFonts w:ascii="Times New Roman" w:hAnsi="Times New Roman" w:eastAsia="Times New Roman" w:cs="Times New Roman"/>
                <w:szCs w:val="24"/>
              </w:rPr>
            </w:pPr>
            <w:ins w:author="Алексей Ярославцев" w:date="2020-04-25T17:06:00Z" w:id="132">
              <w:r>
                <w:rPr>
                  <w:rFonts w:ascii="Times New Roman" w:hAnsi="Times New Roman" w:eastAsia="Times New Roman" w:cs="Times New Roman"/>
                  <w:szCs w:val="24"/>
                </w:rPr>
                <w:t>30-</w:t>
              </w:r>
            </w:ins>
            <w:r w:rsidR="004E1C43">
              <w:rPr>
                <w:rFonts w:ascii="Times New Roman" w:hAnsi="Times New Roman" w:eastAsia="Times New Roman" w:cs="Times New Roman"/>
                <w:szCs w:val="24"/>
              </w:rPr>
              <w:t>4</w:t>
            </w:r>
            <w:del w:author="Алексей Ярославцев" w:date="2020-04-25T17:06:00Z" w:id="133">
              <w:r w:rsidRPr="0089775C" w:rsidDel="00FC7F09" w:rsidR="00B00DD3">
                <w:rPr>
                  <w:rFonts w:ascii="Times New Roman" w:hAnsi="Times New Roman" w:eastAsia="Times New Roman" w:cs="Times New Roman"/>
                  <w:szCs w:val="24"/>
                </w:rPr>
                <w:delText>4</w:delText>
              </w:r>
            </w:del>
            <w:ins w:author="Алексей Ярославцев" w:date="2020-04-25T17:06:00Z" w:id="134">
              <w:r>
                <w:rPr>
                  <w:rFonts w:ascii="Times New Roman" w:hAnsi="Times New Roman" w:eastAsia="Times New Roman" w:cs="Times New Roman"/>
                  <w:szCs w:val="24"/>
                </w:rPr>
                <w:t>0</w:t>
              </w:r>
            </w:ins>
          </w:p>
        </w:tc>
        <w:tc>
          <w:tcPr>
            <w:tcW w:w="1412" w:type="dxa"/>
            <w:vAlign w:val="center"/>
            <w:tcPrChange w:author="Алексей Ярославцев" w:date="2020-04-25T17:02:00Z" w:id="135">
              <w:tcPr>
                <w:tcW w:w="1414" w:type="dxa"/>
                <w:vAlign w:val="center"/>
              </w:tcPr>
            </w:tcPrChange>
          </w:tcPr>
          <w:p w:rsidRPr="0089775C" w:rsidR="00B00DD3" w:rsidP="00D12ABE" w:rsidRDefault="00B00DD3" w14:paraId="01E0C792"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Inner group</w:t>
            </w:r>
          </w:p>
        </w:tc>
        <w:tc>
          <w:tcPr>
            <w:tcW w:w="1266" w:type="dxa"/>
            <w:vAlign w:val="center"/>
            <w:tcPrChange w:author="Алексей Ярославцев" w:date="2020-04-25T17:02:00Z" w:id="136">
              <w:tcPr>
                <w:tcW w:w="1174" w:type="dxa"/>
                <w:vAlign w:val="center"/>
              </w:tcPr>
            </w:tcPrChange>
          </w:tcPr>
          <w:p w:rsidRPr="0089775C" w:rsidR="00B00DD3" w:rsidP="00D12ABE" w:rsidRDefault="00B00DD3" w14:paraId="2754CDE9"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1</w:t>
            </w:r>
          </w:p>
        </w:tc>
      </w:tr>
      <w:tr w:rsidR="00B00DD3" w:rsidTr="00FC7F09" w14:paraId="33BAF0C1" w14:textId="77777777">
        <w:trPr>
          <w:trHeight w:val="454"/>
          <w:trPrChange w:author="Алексей Ярославцев" w:date="2020-04-25T17:02:00Z" w:id="137">
            <w:trPr>
              <w:trHeight w:val="454"/>
            </w:trPr>
          </w:trPrChange>
        </w:trPr>
        <w:tc>
          <w:tcPr>
            <w:tcW w:w="1146" w:type="dxa"/>
            <w:vAlign w:val="center"/>
            <w:tcPrChange w:author="Алексей Ярославцев" w:date="2020-04-25T17:02:00Z" w:id="138">
              <w:tcPr>
                <w:tcW w:w="1364" w:type="dxa"/>
                <w:vAlign w:val="center"/>
              </w:tcPr>
            </w:tcPrChange>
          </w:tcPr>
          <w:p w:rsidRPr="0089775C" w:rsidR="00B00DD3" w:rsidP="00D12ABE" w:rsidRDefault="00B00DD3" w14:paraId="7D556235" w14:textId="77777777">
            <w:pPr>
              <w:jc w:val="center"/>
              <w:rPr>
                <w:rFonts w:ascii="Times New Roman" w:hAnsi="Times New Roman" w:cs="Times New Roman"/>
                <w:color w:val="000000"/>
                <w:szCs w:val="24"/>
              </w:rPr>
            </w:pPr>
            <w:r w:rsidRPr="0089775C">
              <w:rPr>
                <w:rFonts w:ascii="Times New Roman" w:hAnsi="Times New Roman" w:cs="Times New Roman"/>
                <w:color w:val="000000"/>
                <w:szCs w:val="24"/>
              </w:rPr>
              <w:t>218A0210</w:t>
            </w:r>
          </w:p>
        </w:tc>
        <w:tc>
          <w:tcPr>
            <w:tcW w:w="1797" w:type="dxa"/>
            <w:vAlign w:val="center"/>
            <w:tcPrChange w:author="Алексей Ярославцев" w:date="2020-04-25T17:02:00Z" w:id="139">
              <w:tcPr>
                <w:tcW w:w="2005" w:type="dxa"/>
                <w:vAlign w:val="center"/>
              </w:tcPr>
            </w:tcPrChange>
          </w:tcPr>
          <w:p w:rsidRPr="00FC7F09" w:rsidR="00B00DD3" w:rsidP="00FC7F09" w:rsidRDefault="00B00DD3" w14:paraId="4FA591E6" w14:textId="77777777">
            <w:pPr>
              <w:spacing w:line="20" w:lineRule="atLeast"/>
              <w:rPr>
                <w:rFonts w:ascii="Times New Roman" w:hAnsi="Times New Roman" w:eastAsia="Times New Roman" w:cs="Times New Roman"/>
                <w:i/>
                <w:iCs/>
                <w:szCs w:val="24"/>
                <w:rPrChange w:author="Алексей Ярославцев" w:date="2020-04-25T17:02:00Z" w:id="140">
                  <w:rPr>
                    <w:rFonts w:ascii="Times New Roman" w:hAnsi="Times New Roman" w:eastAsia="Times New Roman" w:cs="Times New Roman"/>
                    <w:szCs w:val="24"/>
                  </w:rPr>
                </w:rPrChange>
              </w:rPr>
              <w:pPrChange w:author="Unknown" w:date="2020-04-25T17:02:00Z" w:id="141">
                <w:pPr>
                  <w:spacing w:line="20" w:lineRule="atLeast"/>
                  <w:jc w:val="center"/>
                </w:pPr>
              </w:pPrChange>
            </w:pPr>
            <w:r w:rsidRPr="00FC7F09">
              <w:rPr>
                <w:rFonts w:ascii="Times New Roman" w:hAnsi="Times New Roman" w:eastAsia="Times New Roman" w:cs="Times New Roman"/>
                <w:i/>
                <w:iCs/>
                <w:szCs w:val="24"/>
                <w:rPrChange w:author="Алексей Ярославцев" w:date="2020-04-25T17:02:00Z" w:id="142">
                  <w:rPr>
                    <w:rFonts w:ascii="Times New Roman" w:hAnsi="Times New Roman" w:eastAsia="Times New Roman" w:cs="Times New Roman"/>
                    <w:szCs w:val="24"/>
                  </w:rPr>
                </w:rPrChange>
              </w:rPr>
              <w:t>Betula pendula</w:t>
            </w:r>
          </w:p>
        </w:tc>
        <w:tc>
          <w:tcPr>
            <w:tcW w:w="1585" w:type="dxa"/>
            <w:vAlign w:val="center"/>
            <w:tcPrChange w:author="Алексей Ярославцев" w:date="2020-04-25T17:02:00Z" w:id="143">
              <w:tcPr>
                <w:tcW w:w="1134" w:type="dxa"/>
                <w:vAlign w:val="center"/>
              </w:tcPr>
            </w:tcPrChange>
          </w:tcPr>
          <w:p w:rsidRPr="0089775C" w:rsidR="00B00DD3" w:rsidP="00D12ABE" w:rsidRDefault="00C22360" w14:paraId="1DDB0E22" w14:textId="034270A7">
            <w:pPr>
              <w:spacing w:line="20" w:lineRule="atLeast"/>
              <w:jc w:val="center"/>
              <w:rPr>
                <w:rFonts w:ascii="Times New Roman" w:hAnsi="Times New Roman" w:eastAsia="Times New Roman" w:cs="Times New Roman"/>
                <w:szCs w:val="24"/>
              </w:rPr>
            </w:pPr>
            <w:r>
              <w:rPr>
                <w:rFonts w:ascii="Times New Roman" w:hAnsi="Times New Roman" w:eastAsia="Times New Roman" w:cs="Times New Roman"/>
                <w:szCs w:val="24"/>
              </w:rPr>
              <w:t>11</w:t>
            </w:r>
          </w:p>
        </w:tc>
        <w:tc>
          <w:tcPr>
            <w:tcW w:w="1413" w:type="dxa"/>
            <w:vAlign w:val="center"/>
            <w:tcPrChange w:author="Алексей Ярославцев" w:date="2020-04-25T17:02:00Z" w:id="144">
              <w:tcPr>
                <w:tcW w:w="1417" w:type="dxa"/>
                <w:vAlign w:val="center"/>
              </w:tcPr>
            </w:tcPrChange>
          </w:tcPr>
          <w:p w:rsidRPr="0089775C" w:rsidR="00B00DD3" w:rsidP="00D12ABE" w:rsidRDefault="00B00DD3" w14:paraId="77B9DF34" w14:textId="77777777">
            <w:pPr>
              <w:jc w:val="center"/>
              <w:rPr>
                <w:rFonts w:ascii="Times New Roman" w:hAnsi="Times New Roman" w:cs="Times New Roman"/>
                <w:color w:val="000000"/>
                <w:szCs w:val="24"/>
              </w:rPr>
            </w:pPr>
            <w:r w:rsidRPr="0089775C">
              <w:rPr>
                <w:rFonts w:ascii="Times New Roman" w:hAnsi="Times New Roman" w:cs="Times New Roman"/>
                <w:color w:val="000000"/>
                <w:szCs w:val="24"/>
              </w:rPr>
              <w:t>21.00</w:t>
            </w:r>
          </w:p>
        </w:tc>
        <w:tc>
          <w:tcPr>
            <w:tcW w:w="1128" w:type="dxa"/>
            <w:vAlign w:val="center"/>
            <w:tcPrChange w:author="Алексей Ярославцев" w:date="2020-04-25T17:02:00Z" w:id="145">
              <w:tcPr>
                <w:tcW w:w="1063" w:type="dxa"/>
                <w:vAlign w:val="center"/>
              </w:tcPr>
            </w:tcPrChange>
          </w:tcPr>
          <w:p w:rsidRPr="0089775C" w:rsidR="00B00DD3" w:rsidP="00D12ABE" w:rsidRDefault="00524ECD" w14:paraId="30B4B837" w14:textId="77777777">
            <w:pPr>
              <w:spacing w:line="20" w:lineRule="atLeast"/>
              <w:jc w:val="center"/>
              <w:rPr>
                <w:rFonts w:ascii="Times New Roman" w:hAnsi="Times New Roman" w:eastAsia="Times New Roman" w:cs="Times New Roman"/>
                <w:szCs w:val="24"/>
              </w:rPr>
            </w:pPr>
            <w:ins w:author="Алексей Ярославцев" w:date="2020-04-25T17:15:00Z" w:id="146">
              <w:r>
                <w:rPr>
                  <w:rFonts w:ascii="Times New Roman" w:hAnsi="Times New Roman" w:eastAsia="Times New Roman" w:cs="Times New Roman"/>
                  <w:szCs w:val="24"/>
                </w:rPr>
                <w:t>30-</w:t>
              </w:r>
            </w:ins>
            <w:r w:rsidR="004E1C43">
              <w:rPr>
                <w:rFonts w:ascii="Times New Roman" w:hAnsi="Times New Roman" w:eastAsia="Times New Roman" w:cs="Times New Roman"/>
                <w:szCs w:val="24"/>
              </w:rPr>
              <w:t>4</w:t>
            </w:r>
            <w:del w:author="Алексей Ярославцев" w:date="2020-04-25T17:14:00Z" w:id="147">
              <w:r w:rsidRPr="0089775C" w:rsidDel="00FC7F09" w:rsidR="00B00DD3">
                <w:rPr>
                  <w:rFonts w:ascii="Times New Roman" w:hAnsi="Times New Roman" w:eastAsia="Times New Roman" w:cs="Times New Roman"/>
                  <w:szCs w:val="24"/>
                </w:rPr>
                <w:delText>4</w:delText>
              </w:r>
            </w:del>
            <w:ins w:author="Алексей Ярославцев" w:date="2020-04-25T17:15:00Z" w:id="148">
              <w:r>
                <w:rPr>
                  <w:rFonts w:ascii="Times New Roman" w:hAnsi="Times New Roman" w:eastAsia="Times New Roman" w:cs="Times New Roman"/>
                  <w:szCs w:val="24"/>
                </w:rPr>
                <w:t>0</w:t>
              </w:r>
            </w:ins>
          </w:p>
        </w:tc>
        <w:tc>
          <w:tcPr>
            <w:tcW w:w="1412" w:type="dxa"/>
            <w:vAlign w:val="center"/>
            <w:tcPrChange w:author="Алексей Ярославцев" w:date="2020-04-25T17:02:00Z" w:id="149">
              <w:tcPr>
                <w:tcW w:w="1414" w:type="dxa"/>
                <w:vAlign w:val="center"/>
              </w:tcPr>
            </w:tcPrChange>
          </w:tcPr>
          <w:p w:rsidRPr="0089775C" w:rsidR="00B00DD3" w:rsidP="00D12ABE" w:rsidRDefault="00B00DD3" w14:paraId="200BE63B"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Inner group</w:t>
            </w:r>
          </w:p>
        </w:tc>
        <w:tc>
          <w:tcPr>
            <w:tcW w:w="1266" w:type="dxa"/>
            <w:vAlign w:val="center"/>
            <w:tcPrChange w:author="Алексей Ярославцев" w:date="2020-04-25T17:02:00Z" w:id="150">
              <w:tcPr>
                <w:tcW w:w="1174" w:type="dxa"/>
                <w:vAlign w:val="center"/>
              </w:tcPr>
            </w:tcPrChange>
          </w:tcPr>
          <w:p w:rsidRPr="0089775C" w:rsidR="00B00DD3" w:rsidP="00D12ABE" w:rsidRDefault="00B00DD3" w14:paraId="038C2D85"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1</w:t>
            </w:r>
          </w:p>
        </w:tc>
      </w:tr>
      <w:tr w:rsidR="00B00DD3" w:rsidTr="00FC7F09" w14:paraId="427CCD63" w14:textId="77777777">
        <w:trPr>
          <w:trHeight w:val="454"/>
          <w:trPrChange w:author="Алексей Ярославцев" w:date="2020-04-25T17:02:00Z" w:id="151">
            <w:trPr>
              <w:trHeight w:val="454"/>
            </w:trPr>
          </w:trPrChange>
        </w:trPr>
        <w:tc>
          <w:tcPr>
            <w:tcW w:w="1146" w:type="dxa"/>
            <w:vAlign w:val="center"/>
            <w:tcPrChange w:author="Алексей Ярославцев" w:date="2020-04-25T17:02:00Z" w:id="152">
              <w:tcPr>
                <w:tcW w:w="1364" w:type="dxa"/>
                <w:vAlign w:val="center"/>
              </w:tcPr>
            </w:tcPrChange>
          </w:tcPr>
          <w:p w:rsidRPr="0089775C" w:rsidR="00B00DD3" w:rsidP="00D12ABE" w:rsidRDefault="00B00DD3" w14:paraId="25B2E0C0" w14:textId="77777777">
            <w:pPr>
              <w:jc w:val="center"/>
              <w:rPr>
                <w:rFonts w:ascii="Times New Roman" w:hAnsi="Times New Roman" w:cs="Times New Roman"/>
                <w:color w:val="000000"/>
                <w:szCs w:val="24"/>
              </w:rPr>
            </w:pPr>
            <w:r w:rsidRPr="0089775C">
              <w:rPr>
                <w:rFonts w:ascii="Times New Roman" w:hAnsi="Times New Roman" w:cs="Times New Roman"/>
                <w:color w:val="000000"/>
                <w:szCs w:val="24"/>
              </w:rPr>
              <w:t>218A0088</w:t>
            </w:r>
          </w:p>
        </w:tc>
        <w:tc>
          <w:tcPr>
            <w:tcW w:w="1797" w:type="dxa"/>
            <w:vAlign w:val="center"/>
            <w:tcPrChange w:author="Алексей Ярославцев" w:date="2020-04-25T17:02:00Z" w:id="153">
              <w:tcPr>
                <w:tcW w:w="2005" w:type="dxa"/>
                <w:vAlign w:val="center"/>
              </w:tcPr>
            </w:tcPrChange>
          </w:tcPr>
          <w:p w:rsidRPr="00FC7F09" w:rsidR="00B00DD3" w:rsidP="00FC7F09" w:rsidRDefault="00B00DD3" w14:paraId="5A64E7E9" w14:textId="77777777">
            <w:pPr>
              <w:spacing w:line="20" w:lineRule="atLeast"/>
              <w:rPr>
                <w:rFonts w:ascii="Times New Roman" w:hAnsi="Times New Roman" w:eastAsia="Times New Roman" w:cs="Times New Roman"/>
                <w:i/>
                <w:iCs/>
                <w:szCs w:val="24"/>
                <w:rPrChange w:author="Алексей Ярославцев" w:date="2020-04-25T17:02:00Z" w:id="154">
                  <w:rPr>
                    <w:rFonts w:ascii="Times New Roman" w:hAnsi="Times New Roman" w:eastAsia="Times New Roman" w:cs="Times New Roman"/>
                    <w:szCs w:val="24"/>
                  </w:rPr>
                </w:rPrChange>
              </w:rPr>
              <w:pPrChange w:author="Unknown" w:date="2020-04-25T17:02:00Z" w:id="155">
                <w:pPr>
                  <w:spacing w:line="20" w:lineRule="atLeast"/>
                  <w:jc w:val="center"/>
                </w:pPr>
              </w:pPrChange>
            </w:pPr>
            <w:r w:rsidRPr="00FC7F09">
              <w:rPr>
                <w:rFonts w:ascii="Times New Roman" w:hAnsi="Times New Roman" w:eastAsia="Times New Roman" w:cs="Times New Roman"/>
                <w:i/>
                <w:iCs/>
                <w:szCs w:val="24"/>
                <w:rPrChange w:author="Алексей Ярославцев" w:date="2020-04-25T17:02:00Z" w:id="156">
                  <w:rPr>
                    <w:rFonts w:ascii="Times New Roman" w:hAnsi="Times New Roman" w:eastAsia="Times New Roman" w:cs="Times New Roman"/>
                    <w:szCs w:val="24"/>
                  </w:rPr>
                </w:rPrChange>
              </w:rPr>
              <w:t>Betula pendula</w:t>
            </w:r>
          </w:p>
        </w:tc>
        <w:tc>
          <w:tcPr>
            <w:tcW w:w="1585" w:type="dxa"/>
            <w:vAlign w:val="center"/>
            <w:tcPrChange w:author="Алексей Ярославцев" w:date="2020-04-25T17:02:00Z" w:id="157">
              <w:tcPr>
                <w:tcW w:w="1134" w:type="dxa"/>
                <w:vAlign w:val="center"/>
              </w:tcPr>
            </w:tcPrChange>
          </w:tcPr>
          <w:p w:rsidRPr="0089775C" w:rsidR="00B00DD3" w:rsidP="00D12ABE" w:rsidRDefault="00C22360" w14:paraId="6C21BE64" w14:textId="3E67D1AB">
            <w:pPr>
              <w:spacing w:line="20" w:lineRule="atLeast"/>
              <w:jc w:val="center"/>
              <w:rPr>
                <w:rFonts w:ascii="Times New Roman" w:hAnsi="Times New Roman" w:eastAsia="Times New Roman" w:cs="Times New Roman"/>
                <w:szCs w:val="24"/>
              </w:rPr>
            </w:pPr>
            <w:r>
              <w:rPr>
                <w:rFonts w:ascii="Times New Roman" w:hAnsi="Times New Roman" w:eastAsia="Times New Roman" w:cs="Times New Roman"/>
                <w:szCs w:val="24"/>
              </w:rPr>
              <w:t>11</w:t>
            </w:r>
          </w:p>
        </w:tc>
        <w:tc>
          <w:tcPr>
            <w:tcW w:w="1413" w:type="dxa"/>
            <w:vAlign w:val="center"/>
            <w:tcPrChange w:author="Алексей Ярославцев" w:date="2020-04-25T17:02:00Z" w:id="158">
              <w:tcPr>
                <w:tcW w:w="1417" w:type="dxa"/>
                <w:vAlign w:val="center"/>
              </w:tcPr>
            </w:tcPrChange>
          </w:tcPr>
          <w:p w:rsidRPr="0089775C" w:rsidR="00B00DD3" w:rsidP="00D12ABE" w:rsidRDefault="00B00DD3" w14:paraId="6591FFFB" w14:textId="77777777">
            <w:pPr>
              <w:jc w:val="center"/>
              <w:rPr>
                <w:rFonts w:ascii="Times New Roman" w:hAnsi="Times New Roman" w:cs="Times New Roman"/>
                <w:color w:val="000000"/>
                <w:szCs w:val="24"/>
              </w:rPr>
            </w:pPr>
            <w:r w:rsidRPr="0089775C">
              <w:rPr>
                <w:rFonts w:ascii="Times New Roman" w:hAnsi="Times New Roman" w:cs="Times New Roman"/>
                <w:color w:val="000000"/>
                <w:szCs w:val="24"/>
              </w:rPr>
              <w:t>20.69</w:t>
            </w:r>
          </w:p>
        </w:tc>
        <w:tc>
          <w:tcPr>
            <w:tcW w:w="1128" w:type="dxa"/>
            <w:vAlign w:val="center"/>
            <w:tcPrChange w:author="Алексей Ярославцев" w:date="2020-04-25T17:02:00Z" w:id="159">
              <w:tcPr>
                <w:tcW w:w="1063" w:type="dxa"/>
                <w:vAlign w:val="center"/>
              </w:tcPr>
            </w:tcPrChange>
          </w:tcPr>
          <w:p w:rsidRPr="0089775C" w:rsidR="00B00DD3" w:rsidP="00D12ABE" w:rsidRDefault="00524ECD" w14:paraId="2D16318D" w14:textId="77777777">
            <w:pPr>
              <w:spacing w:line="20" w:lineRule="atLeast"/>
              <w:jc w:val="center"/>
              <w:rPr>
                <w:rFonts w:ascii="Times New Roman" w:hAnsi="Times New Roman" w:eastAsia="Times New Roman" w:cs="Times New Roman"/>
                <w:szCs w:val="24"/>
              </w:rPr>
            </w:pPr>
            <w:ins w:author="Алексей Ярославцев" w:date="2020-04-25T17:15:00Z" w:id="160">
              <w:r>
                <w:rPr>
                  <w:rFonts w:ascii="Times New Roman" w:hAnsi="Times New Roman" w:eastAsia="Times New Roman" w:cs="Times New Roman"/>
                  <w:szCs w:val="24"/>
                </w:rPr>
                <w:t>30-</w:t>
              </w:r>
            </w:ins>
            <w:r w:rsidRPr="0089775C" w:rsidR="00B00DD3">
              <w:rPr>
                <w:rFonts w:ascii="Times New Roman" w:hAnsi="Times New Roman" w:eastAsia="Times New Roman" w:cs="Times New Roman"/>
                <w:szCs w:val="24"/>
              </w:rPr>
              <w:t>4</w:t>
            </w:r>
            <w:ins w:author="Алексей Ярославцев" w:date="2020-04-25T17:15:00Z" w:id="161">
              <w:r>
                <w:rPr>
                  <w:rFonts w:ascii="Times New Roman" w:hAnsi="Times New Roman" w:eastAsia="Times New Roman" w:cs="Times New Roman"/>
                  <w:szCs w:val="24"/>
                </w:rPr>
                <w:t>0</w:t>
              </w:r>
            </w:ins>
          </w:p>
        </w:tc>
        <w:tc>
          <w:tcPr>
            <w:tcW w:w="1412" w:type="dxa"/>
            <w:vAlign w:val="center"/>
            <w:tcPrChange w:author="Алексей Ярославцев" w:date="2020-04-25T17:02:00Z" w:id="162">
              <w:tcPr>
                <w:tcW w:w="1414" w:type="dxa"/>
                <w:vAlign w:val="center"/>
              </w:tcPr>
            </w:tcPrChange>
          </w:tcPr>
          <w:p w:rsidRPr="0089775C" w:rsidR="00B00DD3" w:rsidP="00D12ABE" w:rsidRDefault="00B00DD3" w14:paraId="4777C13E"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Inner group</w:t>
            </w:r>
          </w:p>
        </w:tc>
        <w:tc>
          <w:tcPr>
            <w:tcW w:w="1266" w:type="dxa"/>
            <w:vAlign w:val="center"/>
            <w:tcPrChange w:author="Алексей Ярославцев" w:date="2020-04-25T17:02:00Z" w:id="163">
              <w:tcPr>
                <w:tcW w:w="1174" w:type="dxa"/>
                <w:vAlign w:val="center"/>
              </w:tcPr>
            </w:tcPrChange>
          </w:tcPr>
          <w:p w:rsidRPr="0089775C" w:rsidR="00B00DD3" w:rsidP="00D12ABE" w:rsidRDefault="00B00DD3" w14:paraId="583D4B40"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1</w:t>
            </w:r>
          </w:p>
        </w:tc>
      </w:tr>
      <w:tr w:rsidR="00B00DD3" w:rsidTr="00FC7F09" w14:paraId="29EAE5D8" w14:textId="77777777">
        <w:trPr>
          <w:trHeight w:val="454"/>
          <w:trPrChange w:author="Алексей Ярославцев" w:date="2020-04-25T17:02:00Z" w:id="164">
            <w:trPr>
              <w:trHeight w:val="454"/>
            </w:trPr>
          </w:trPrChange>
        </w:trPr>
        <w:tc>
          <w:tcPr>
            <w:tcW w:w="1146" w:type="dxa"/>
            <w:vAlign w:val="center"/>
            <w:tcPrChange w:author="Алексей Ярославцев" w:date="2020-04-25T17:02:00Z" w:id="165">
              <w:tcPr>
                <w:tcW w:w="1364" w:type="dxa"/>
                <w:vAlign w:val="center"/>
              </w:tcPr>
            </w:tcPrChange>
          </w:tcPr>
          <w:p w:rsidRPr="0089775C" w:rsidR="00B00DD3" w:rsidP="00D12ABE" w:rsidRDefault="00B00DD3" w14:paraId="48E02176" w14:textId="77777777">
            <w:pPr>
              <w:jc w:val="center"/>
              <w:rPr>
                <w:rFonts w:ascii="Times New Roman" w:hAnsi="Times New Roman" w:cs="Times New Roman"/>
                <w:color w:val="000000"/>
                <w:szCs w:val="24"/>
              </w:rPr>
            </w:pPr>
            <w:r w:rsidRPr="0089775C">
              <w:rPr>
                <w:rFonts w:ascii="Times New Roman" w:hAnsi="Times New Roman" w:cs="Times New Roman"/>
                <w:color w:val="000000"/>
                <w:szCs w:val="24"/>
              </w:rPr>
              <w:t>218A0138</w:t>
            </w:r>
          </w:p>
        </w:tc>
        <w:tc>
          <w:tcPr>
            <w:tcW w:w="1797" w:type="dxa"/>
            <w:vAlign w:val="center"/>
            <w:tcPrChange w:author="Алексей Ярославцев" w:date="2020-04-25T17:02:00Z" w:id="166">
              <w:tcPr>
                <w:tcW w:w="2005" w:type="dxa"/>
                <w:vAlign w:val="center"/>
              </w:tcPr>
            </w:tcPrChange>
          </w:tcPr>
          <w:p w:rsidRPr="00FC7F09" w:rsidR="00B00DD3" w:rsidP="00FC7F09" w:rsidRDefault="00B00DD3" w14:paraId="5970852E" w14:textId="77777777">
            <w:pPr>
              <w:spacing w:line="20" w:lineRule="atLeast"/>
              <w:rPr>
                <w:rFonts w:ascii="Times New Roman" w:hAnsi="Times New Roman" w:cs="Times New Roman"/>
                <w:i/>
                <w:iCs/>
                <w:color w:val="000000"/>
                <w:szCs w:val="24"/>
                <w:rPrChange w:author="Алексей Ярославцев" w:date="2020-04-25T17:02:00Z" w:id="167">
                  <w:rPr>
                    <w:rFonts w:ascii="Times New Roman" w:hAnsi="Times New Roman" w:cs="Times New Roman"/>
                    <w:color w:val="000000"/>
                    <w:szCs w:val="24"/>
                  </w:rPr>
                </w:rPrChange>
              </w:rPr>
              <w:pPrChange w:author="Unknown" w:date="2020-04-25T17:02:00Z" w:id="168">
                <w:pPr>
                  <w:spacing w:line="20" w:lineRule="atLeast"/>
                  <w:jc w:val="center"/>
                </w:pPr>
              </w:pPrChange>
            </w:pPr>
            <w:r w:rsidRPr="00FC7F09">
              <w:rPr>
                <w:rFonts w:ascii="Times New Roman" w:hAnsi="Times New Roman" w:cs="Times New Roman"/>
                <w:i/>
                <w:iCs/>
                <w:color w:val="000000"/>
                <w:szCs w:val="24"/>
                <w:rPrChange w:author="Алексей Ярославцев" w:date="2020-04-25T17:02:00Z" w:id="169">
                  <w:rPr>
                    <w:rFonts w:ascii="Times New Roman" w:hAnsi="Times New Roman" w:cs="Times New Roman"/>
                    <w:color w:val="000000"/>
                    <w:szCs w:val="24"/>
                  </w:rPr>
                </w:rPrChange>
              </w:rPr>
              <w:t>Larix sibirica</w:t>
            </w:r>
          </w:p>
        </w:tc>
        <w:tc>
          <w:tcPr>
            <w:tcW w:w="1585" w:type="dxa"/>
            <w:vAlign w:val="center"/>
            <w:tcPrChange w:author="Алексей Ярославцев" w:date="2020-04-25T17:02:00Z" w:id="170">
              <w:tcPr>
                <w:tcW w:w="1134" w:type="dxa"/>
                <w:vAlign w:val="center"/>
              </w:tcPr>
            </w:tcPrChange>
          </w:tcPr>
          <w:p w:rsidRPr="0089775C" w:rsidR="00B00DD3" w:rsidP="00D12ABE" w:rsidRDefault="00C22360" w14:paraId="4CB22355" w14:textId="1FE706B3">
            <w:pPr>
              <w:spacing w:line="20" w:lineRule="atLeast"/>
              <w:jc w:val="center"/>
              <w:rPr>
                <w:rFonts w:ascii="Times New Roman" w:hAnsi="Times New Roman" w:eastAsia="Times New Roman" w:cs="Times New Roman"/>
                <w:szCs w:val="24"/>
              </w:rPr>
            </w:pPr>
            <w:r>
              <w:rPr>
                <w:rFonts w:ascii="Times New Roman" w:hAnsi="Times New Roman" w:eastAsia="Times New Roman" w:cs="Times New Roman"/>
                <w:szCs w:val="24"/>
              </w:rPr>
              <w:t>19</w:t>
            </w:r>
          </w:p>
        </w:tc>
        <w:tc>
          <w:tcPr>
            <w:tcW w:w="1413" w:type="dxa"/>
            <w:vAlign w:val="center"/>
            <w:tcPrChange w:author="Алексей Ярославцев" w:date="2020-04-25T17:02:00Z" w:id="171">
              <w:tcPr>
                <w:tcW w:w="1417" w:type="dxa"/>
                <w:vAlign w:val="center"/>
              </w:tcPr>
            </w:tcPrChange>
          </w:tcPr>
          <w:p w:rsidRPr="0089775C" w:rsidR="00B00DD3" w:rsidP="00D12ABE" w:rsidRDefault="00B00DD3" w14:paraId="690243C0" w14:textId="77777777">
            <w:pPr>
              <w:jc w:val="center"/>
              <w:rPr>
                <w:rFonts w:ascii="Times New Roman" w:hAnsi="Times New Roman" w:eastAsia="Times New Roman" w:cs="Times New Roman"/>
                <w:szCs w:val="24"/>
              </w:rPr>
            </w:pPr>
            <w:r>
              <w:rPr>
                <w:rFonts w:ascii="Times New Roman" w:hAnsi="Times New Roman" w:cs="Times New Roman"/>
                <w:color w:val="000000"/>
                <w:szCs w:val="24"/>
              </w:rPr>
              <w:t>40.74</w:t>
            </w:r>
          </w:p>
        </w:tc>
        <w:tc>
          <w:tcPr>
            <w:tcW w:w="1128" w:type="dxa"/>
            <w:vAlign w:val="center"/>
            <w:tcPrChange w:author="Алексей Ярославцев" w:date="2020-04-25T17:02:00Z" w:id="172">
              <w:tcPr>
                <w:tcW w:w="1063" w:type="dxa"/>
                <w:vAlign w:val="center"/>
              </w:tcPr>
            </w:tcPrChange>
          </w:tcPr>
          <w:p w:rsidRPr="0089775C" w:rsidR="00B00DD3" w:rsidP="00D12ABE" w:rsidRDefault="00B00DD3" w14:paraId="16EE0EB8" w14:textId="77777777">
            <w:pPr>
              <w:spacing w:line="20" w:lineRule="atLeast"/>
              <w:jc w:val="center"/>
              <w:rPr>
                <w:rFonts w:ascii="Times New Roman" w:hAnsi="Times New Roman" w:eastAsia="Times New Roman" w:cs="Times New Roman"/>
                <w:szCs w:val="24"/>
              </w:rPr>
            </w:pPr>
            <w:del w:author="Алексей Ярославцев" w:date="2020-04-25T17:23:00Z" w:id="173">
              <w:r w:rsidRPr="0089775C" w:rsidDel="00524ECD">
                <w:rPr>
                  <w:rFonts w:ascii="Times New Roman" w:hAnsi="Times New Roman" w:eastAsia="Times New Roman" w:cs="Times New Roman"/>
                  <w:szCs w:val="24"/>
                </w:rPr>
                <w:delText>6</w:delText>
              </w:r>
            </w:del>
            <w:ins w:author="Алексей Ярославцев" w:date="2020-04-25T17:23:00Z" w:id="174">
              <w:r w:rsidR="00524ECD">
                <w:rPr>
                  <w:rFonts w:ascii="Times New Roman" w:hAnsi="Times New Roman" w:eastAsia="Times New Roman" w:cs="Times New Roman"/>
                  <w:szCs w:val="24"/>
                </w:rPr>
                <w:t>80-100</w:t>
              </w:r>
            </w:ins>
          </w:p>
        </w:tc>
        <w:tc>
          <w:tcPr>
            <w:tcW w:w="1412" w:type="dxa"/>
            <w:vAlign w:val="center"/>
            <w:tcPrChange w:author="Алексей Ярославцев" w:date="2020-04-25T17:02:00Z" w:id="175">
              <w:tcPr>
                <w:tcW w:w="1414" w:type="dxa"/>
                <w:vAlign w:val="center"/>
              </w:tcPr>
            </w:tcPrChange>
          </w:tcPr>
          <w:p w:rsidRPr="0089775C" w:rsidR="00B00DD3" w:rsidP="00D12ABE" w:rsidRDefault="00B00DD3" w14:paraId="45B766E2"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Inner group</w:t>
            </w:r>
          </w:p>
        </w:tc>
        <w:tc>
          <w:tcPr>
            <w:tcW w:w="1266" w:type="dxa"/>
            <w:vAlign w:val="center"/>
            <w:tcPrChange w:author="Алексей Ярославцев" w:date="2020-04-25T17:02:00Z" w:id="176">
              <w:tcPr>
                <w:tcW w:w="1174" w:type="dxa"/>
                <w:vAlign w:val="center"/>
              </w:tcPr>
            </w:tcPrChange>
          </w:tcPr>
          <w:p w:rsidRPr="0089775C" w:rsidR="00B00DD3" w:rsidP="00D12ABE" w:rsidRDefault="00B00DD3" w14:paraId="27F2D53A"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2</w:t>
            </w:r>
          </w:p>
        </w:tc>
      </w:tr>
      <w:tr w:rsidR="00B00DD3" w:rsidTr="00FC7F09" w14:paraId="45E300EB" w14:textId="77777777">
        <w:trPr>
          <w:trHeight w:val="454"/>
          <w:trPrChange w:author="Алексей Ярославцев" w:date="2020-04-25T17:02:00Z" w:id="177">
            <w:trPr>
              <w:trHeight w:val="454"/>
            </w:trPr>
          </w:trPrChange>
        </w:trPr>
        <w:tc>
          <w:tcPr>
            <w:tcW w:w="1146" w:type="dxa"/>
            <w:vAlign w:val="center"/>
            <w:tcPrChange w:author="Алексей Ярославцев" w:date="2020-04-25T17:02:00Z" w:id="178">
              <w:tcPr>
                <w:tcW w:w="1364" w:type="dxa"/>
                <w:vAlign w:val="center"/>
              </w:tcPr>
            </w:tcPrChange>
          </w:tcPr>
          <w:p w:rsidRPr="0089775C" w:rsidR="00B00DD3" w:rsidP="00D12ABE" w:rsidRDefault="00B00DD3" w14:paraId="338045CB" w14:textId="77777777">
            <w:pPr>
              <w:spacing w:line="20" w:lineRule="atLeast"/>
              <w:jc w:val="center"/>
              <w:rPr>
                <w:rFonts w:ascii="Times New Roman" w:hAnsi="Times New Roman" w:cs="Times New Roman"/>
                <w:color w:val="000000"/>
                <w:szCs w:val="24"/>
              </w:rPr>
            </w:pPr>
            <w:r w:rsidRPr="0089775C">
              <w:rPr>
                <w:rFonts w:ascii="Times New Roman" w:hAnsi="Times New Roman" w:cs="Times New Roman"/>
                <w:color w:val="000000"/>
                <w:szCs w:val="24"/>
              </w:rPr>
              <w:t>218A0079</w:t>
            </w:r>
          </w:p>
        </w:tc>
        <w:tc>
          <w:tcPr>
            <w:tcW w:w="1797" w:type="dxa"/>
            <w:vAlign w:val="center"/>
            <w:tcPrChange w:author="Алексей Ярославцев" w:date="2020-04-25T17:02:00Z" w:id="179">
              <w:tcPr>
                <w:tcW w:w="2005" w:type="dxa"/>
                <w:vAlign w:val="center"/>
              </w:tcPr>
            </w:tcPrChange>
          </w:tcPr>
          <w:p w:rsidRPr="00FC7F09" w:rsidR="00B00DD3" w:rsidP="00FC7F09" w:rsidRDefault="00B00DD3" w14:paraId="5B024AAC" w14:textId="77777777">
            <w:pPr>
              <w:spacing w:line="20" w:lineRule="atLeast"/>
              <w:rPr>
                <w:rFonts w:ascii="Times New Roman" w:hAnsi="Times New Roman" w:cs="Times New Roman"/>
                <w:i/>
                <w:iCs/>
                <w:color w:val="000000"/>
                <w:szCs w:val="24"/>
                <w:rPrChange w:author="Алексей Ярославцев" w:date="2020-04-25T17:02:00Z" w:id="180">
                  <w:rPr>
                    <w:rFonts w:ascii="Times New Roman" w:hAnsi="Times New Roman" w:cs="Times New Roman"/>
                    <w:color w:val="000000"/>
                    <w:szCs w:val="24"/>
                  </w:rPr>
                </w:rPrChange>
              </w:rPr>
              <w:pPrChange w:author="Unknown" w:date="2020-04-25T17:02:00Z" w:id="181">
                <w:pPr>
                  <w:spacing w:line="20" w:lineRule="atLeast"/>
                  <w:jc w:val="center"/>
                </w:pPr>
              </w:pPrChange>
            </w:pPr>
            <w:r w:rsidRPr="00FC7F09">
              <w:rPr>
                <w:rFonts w:ascii="Times New Roman" w:hAnsi="Times New Roman" w:cs="Times New Roman"/>
                <w:i/>
                <w:iCs/>
                <w:color w:val="000000"/>
                <w:szCs w:val="24"/>
                <w:rPrChange w:author="Алексей Ярославцев" w:date="2020-04-25T17:02:00Z" w:id="182">
                  <w:rPr>
                    <w:rFonts w:ascii="Times New Roman" w:hAnsi="Times New Roman" w:cs="Times New Roman"/>
                    <w:color w:val="000000"/>
                    <w:szCs w:val="24"/>
                  </w:rPr>
                </w:rPrChange>
              </w:rPr>
              <w:t>Larix sibirica</w:t>
            </w:r>
          </w:p>
        </w:tc>
        <w:tc>
          <w:tcPr>
            <w:tcW w:w="1585" w:type="dxa"/>
            <w:vAlign w:val="center"/>
            <w:tcPrChange w:author="Алексей Ярославцев" w:date="2020-04-25T17:02:00Z" w:id="183">
              <w:tcPr>
                <w:tcW w:w="1134" w:type="dxa"/>
                <w:vAlign w:val="center"/>
              </w:tcPr>
            </w:tcPrChange>
          </w:tcPr>
          <w:p w:rsidRPr="0089775C" w:rsidR="00B00DD3" w:rsidP="00D12ABE" w:rsidRDefault="00C22360" w14:paraId="01F77EBB" w14:textId="103279C6">
            <w:pPr>
              <w:spacing w:line="20" w:lineRule="atLeast"/>
              <w:jc w:val="center"/>
              <w:rPr>
                <w:rFonts w:ascii="Times New Roman" w:hAnsi="Times New Roman" w:eastAsia="Times New Roman" w:cs="Times New Roman"/>
                <w:szCs w:val="24"/>
              </w:rPr>
            </w:pPr>
            <w:r>
              <w:rPr>
                <w:rFonts w:ascii="Times New Roman" w:hAnsi="Times New Roman" w:eastAsia="Times New Roman" w:cs="Times New Roman"/>
                <w:szCs w:val="24"/>
              </w:rPr>
              <w:t>25</w:t>
            </w:r>
          </w:p>
        </w:tc>
        <w:tc>
          <w:tcPr>
            <w:tcW w:w="1413" w:type="dxa"/>
            <w:vAlign w:val="center"/>
            <w:tcPrChange w:author="Алексей Ярославцев" w:date="2020-04-25T17:02:00Z" w:id="184">
              <w:tcPr>
                <w:tcW w:w="1417" w:type="dxa"/>
                <w:vAlign w:val="center"/>
              </w:tcPr>
            </w:tcPrChange>
          </w:tcPr>
          <w:p w:rsidRPr="0089775C" w:rsidR="00B00DD3" w:rsidP="00D12ABE" w:rsidRDefault="00B00DD3" w14:paraId="0EC58209" w14:textId="77777777">
            <w:pPr>
              <w:spacing w:line="20" w:lineRule="atLeast"/>
              <w:jc w:val="center"/>
              <w:rPr>
                <w:rFonts w:ascii="Times New Roman" w:hAnsi="Times New Roman" w:cs="Times New Roman"/>
                <w:color w:val="000000"/>
                <w:szCs w:val="24"/>
              </w:rPr>
            </w:pPr>
            <w:r w:rsidRPr="0089775C">
              <w:rPr>
                <w:rFonts w:ascii="Times New Roman" w:hAnsi="Times New Roman" w:cs="Times New Roman"/>
                <w:color w:val="000000"/>
                <w:szCs w:val="24"/>
              </w:rPr>
              <w:t>32.14</w:t>
            </w:r>
          </w:p>
        </w:tc>
        <w:tc>
          <w:tcPr>
            <w:tcW w:w="1128" w:type="dxa"/>
            <w:vAlign w:val="center"/>
            <w:tcPrChange w:author="Алексей Ярославцев" w:date="2020-04-25T17:02:00Z" w:id="185">
              <w:tcPr>
                <w:tcW w:w="1063" w:type="dxa"/>
                <w:vAlign w:val="center"/>
              </w:tcPr>
            </w:tcPrChange>
          </w:tcPr>
          <w:p w:rsidRPr="0089775C" w:rsidR="00B00DD3" w:rsidP="00D12ABE" w:rsidRDefault="00B00DD3" w14:paraId="4A1A4C4B" w14:textId="77777777">
            <w:pPr>
              <w:spacing w:line="20" w:lineRule="atLeast"/>
              <w:jc w:val="center"/>
              <w:rPr>
                <w:rFonts w:ascii="Times New Roman" w:hAnsi="Times New Roman" w:eastAsia="Times New Roman" w:cs="Times New Roman"/>
                <w:szCs w:val="24"/>
              </w:rPr>
            </w:pPr>
            <w:del w:author="Алексей Ярославцев" w:date="2020-04-25T17:23:00Z" w:id="186">
              <w:r w:rsidRPr="0089775C" w:rsidDel="00524ECD">
                <w:rPr>
                  <w:rFonts w:ascii="Times New Roman" w:hAnsi="Times New Roman" w:eastAsia="Times New Roman" w:cs="Times New Roman"/>
                  <w:szCs w:val="24"/>
                </w:rPr>
                <w:delText>5</w:delText>
              </w:r>
            </w:del>
            <w:ins w:author="Алексей Ярославцев" w:date="2020-04-25T17:23:00Z" w:id="187">
              <w:r w:rsidR="00524ECD">
                <w:rPr>
                  <w:rFonts w:ascii="Times New Roman" w:hAnsi="Times New Roman" w:eastAsia="Times New Roman" w:cs="Times New Roman"/>
                  <w:szCs w:val="24"/>
                </w:rPr>
                <w:t>80-</w:t>
              </w:r>
            </w:ins>
            <w:ins w:author="Алексей Ярославцев" w:date="2020-04-25T17:24:00Z" w:id="188">
              <w:r w:rsidR="00524ECD">
                <w:rPr>
                  <w:rFonts w:ascii="Times New Roman" w:hAnsi="Times New Roman" w:eastAsia="Times New Roman" w:cs="Times New Roman"/>
                  <w:szCs w:val="24"/>
                </w:rPr>
                <w:t>100</w:t>
              </w:r>
            </w:ins>
          </w:p>
        </w:tc>
        <w:tc>
          <w:tcPr>
            <w:tcW w:w="1412" w:type="dxa"/>
            <w:vAlign w:val="center"/>
            <w:tcPrChange w:author="Алексей Ярославцев" w:date="2020-04-25T17:02:00Z" w:id="189">
              <w:tcPr>
                <w:tcW w:w="1414" w:type="dxa"/>
                <w:vAlign w:val="center"/>
              </w:tcPr>
            </w:tcPrChange>
          </w:tcPr>
          <w:p w:rsidRPr="0089775C" w:rsidR="00B00DD3" w:rsidP="00D12ABE" w:rsidRDefault="00B00DD3" w14:paraId="6DEDAC7D"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Inner group</w:t>
            </w:r>
          </w:p>
        </w:tc>
        <w:tc>
          <w:tcPr>
            <w:tcW w:w="1266" w:type="dxa"/>
            <w:vAlign w:val="center"/>
            <w:tcPrChange w:author="Алексей Ярославцев" w:date="2020-04-25T17:02:00Z" w:id="190">
              <w:tcPr>
                <w:tcW w:w="1174" w:type="dxa"/>
                <w:vAlign w:val="center"/>
              </w:tcPr>
            </w:tcPrChange>
          </w:tcPr>
          <w:p w:rsidRPr="0089775C" w:rsidR="00B00DD3" w:rsidP="00D12ABE" w:rsidRDefault="00B00DD3" w14:paraId="51FF300B"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3</w:t>
            </w:r>
          </w:p>
        </w:tc>
      </w:tr>
      <w:tr w:rsidR="00B00DD3" w:rsidTr="00FC7F09" w14:paraId="5A42D3EA" w14:textId="77777777">
        <w:trPr>
          <w:trHeight w:val="454"/>
          <w:trPrChange w:author="Алексей Ярославцев" w:date="2020-04-25T17:02:00Z" w:id="191">
            <w:trPr>
              <w:trHeight w:val="454"/>
            </w:trPr>
          </w:trPrChange>
        </w:trPr>
        <w:tc>
          <w:tcPr>
            <w:tcW w:w="1146" w:type="dxa"/>
            <w:vAlign w:val="center"/>
            <w:tcPrChange w:author="Алексей Ярославцев" w:date="2020-04-25T17:02:00Z" w:id="192">
              <w:tcPr>
                <w:tcW w:w="1364" w:type="dxa"/>
                <w:vAlign w:val="center"/>
              </w:tcPr>
            </w:tcPrChange>
          </w:tcPr>
          <w:p w:rsidRPr="0089775C" w:rsidR="00B00DD3" w:rsidP="00D12ABE" w:rsidRDefault="00B00DD3" w14:paraId="30A718EE" w14:textId="77777777">
            <w:pPr>
              <w:jc w:val="center"/>
              <w:rPr>
                <w:rFonts w:ascii="Times New Roman" w:hAnsi="Times New Roman" w:cs="Times New Roman"/>
                <w:color w:val="000000"/>
                <w:szCs w:val="24"/>
              </w:rPr>
            </w:pPr>
            <w:r w:rsidRPr="0089775C">
              <w:rPr>
                <w:rFonts w:ascii="Times New Roman" w:hAnsi="Times New Roman" w:cs="Times New Roman"/>
                <w:color w:val="000000"/>
                <w:szCs w:val="24"/>
              </w:rPr>
              <w:t>218A0277</w:t>
            </w:r>
          </w:p>
        </w:tc>
        <w:tc>
          <w:tcPr>
            <w:tcW w:w="1797" w:type="dxa"/>
            <w:vAlign w:val="center"/>
            <w:tcPrChange w:author="Алексей Ярославцев" w:date="2020-04-25T17:02:00Z" w:id="193">
              <w:tcPr>
                <w:tcW w:w="2005" w:type="dxa"/>
                <w:vAlign w:val="center"/>
              </w:tcPr>
            </w:tcPrChange>
          </w:tcPr>
          <w:p w:rsidRPr="00FC7F09" w:rsidR="00B00DD3" w:rsidP="00FC7F09" w:rsidRDefault="00B00DD3" w14:paraId="157428F9" w14:textId="77777777">
            <w:pPr>
              <w:spacing w:line="20" w:lineRule="atLeast"/>
              <w:rPr>
                <w:rFonts w:ascii="Times New Roman" w:hAnsi="Times New Roman" w:cs="Times New Roman"/>
                <w:i/>
                <w:iCs/>
                <w:color w:val="000000"/>
                <w:szCs w:val="24"/>
                <w:rPrChange w:author="Алексей Ярославцев" w:date="2020-04-25T17:02:00Z" w:id="194">
                  <w:rPr>
                    <w:rFonts w:ascii="Times New Roman" w:hAnsi="Times New Roman" w:cs="Times New Roman"/>
                    <w:color w:val="000000"/>
                    <w:szCs w:val="24"/>
                  </w:rPr>
                </w:rPrChange>
              </w:rPr>
              <w:pPrChange w:author="Unknown" w:date="2020-04-25T17:02:00Z" w:id="195">
                <w:pPr>
                  <w:spacing w:line="20" w:lineRule="atLeast"/>
                  <w:jc w:val="center"/>
                </w:pPr>
              </w:pPrChange>
            </w:pPr>
            <w:r w:rsidRPr="00FC7F09">
              <w:rPr>
                <w:rFonts w:ascii="Times New Roman" w:hAnsi="Times New Roman" w:cs="Times New Roman"/>
                <w:i/>
                <w:iCs/>
                <w:color w:val="000000"/>
                <w:szCs w:val="24"/>
                <w:rPrChange w:author="Алексей Ярославцев" w:date="2020-04-25T17:02:00Z" w:id="196">
                  <w:rPr>
                    <w:rFonts w:ascii="Times New Roman" w:hAnsi="Times New Roman" w:cs="Times New Roman"/>
                    <w:color w:val="000000"/>
                    <w:szCs w:val="24"/>
                  </w:rPr>
                </w:rPrChange>
              </w:rPr>
              <w:t>Larix sibirica</w:t>
            </w:r>
          </w:p>
        </w:tc>
        <w:tc>
          <w:tcPr>
            <w:tcW w:w="1585" w:type="dxa"/>
            <w:vAlign w:val="center"/>
            <w:tcPrChange w:author="Алексей Ярославцев" w:date="2020-04-25T17:02:00Z" w:id="197">
              <w:tcPr>
                <w:tcW w:w="1134" w:type="dxa"/>
                <w:vAlign w:val="center"/>
              </w:tcPr>
            </w:tcPrChange>
          </w:tcPr>
          <w:p w:rsidRPr="0089775C" w:rsidR="00B00DD3" w:rsidP="00D12ABE" w:rsidRDefault="00C22360" w14:paraId="24548903" w14:textId="2A0E9194">
            <w:pPr>
              <w:spacing w:line="20" w:lineRule="atLeast"/>
              <w:jc w:val="center"/>
              <w:rPr>
                <w:rFonts w:ascii="Times New Roman" w:hAnsi="Times New Roman" w:eastAsia="Times New Roman" w:cs="Times New Roman"/>
                <w:szCs w:val="24"/>
              </w:rPr>
            </w:pPr>
            <w:r>
              <w:rPr>
                <w:rFonts w:ascii="Times New Roman" w:hAnsi="Times New Roman" w:eastAsia="Times New Roman" w:cs="Times New Roman"/>
                <w:szCs w:val="24"/>
              </w:rPr>
              <w:t>24</w:t>
            </w:r>
          </w:p>
        </w:tc>
        <w:tc>
          <w:tcPr>
            <w:tcW w:w="1413" w:type="dxa"/>
            <w:vAlign w:val="center"/>
            <w:tcPrChange w:author="Алексей Ярославцев" w:date="2020-04-25T17:02:00Z" w:id="198">
              <w:tcPr>
                <w:tcW w:w="1417" w:type="dxa"/>
                <w:vAlign w:val="center"/>
              </w:tcPr>
            </w:tcPrChange>
          </w:tcPr>
          <w:p w:rsidRPr="0089775C" w:rsidR="00B00DD3" w:rsidP="00D12ABE" w:rsidRDefault="00B00DD3" w14:paraId="5A19068A" w14:textId="77777777">
            <w:pPr>
              <w:jc w:val="center"/>
              <w:rPr>
                <w:rFonts w:ascii="Times New Roman" w:hAnsi="Times New Roman" w:cs="Times New Roman"/>
                <w:color w:val="000000"/>
                <w:szCs w:val="24"/>
              </w:rPr>
            </w:pPr>
            <w:r w:rsidRPr="0089775C">
              <w:rPr>
                <w:rFonts w:ascii="Times New Roman" w:hAnsi="Times New Roman" w:cs="Times New Roman"/>
                <w:color w:val="000000"/>
                <w:szCs w:val="24"/>
              </w:rPr>
              <w:t>26.10</w:t>
            </w:r>
          </w:p>
        </w:tc>
        <w:tc>
          <w:tcPr>
            <w:tcW w:w="1128" w:type="dxa"/>
            <w:vAlign w:val="center"/>
            <w:tcPrChange w:author="Алексей Ярославцев" w:date="2020-04-25T17:02:00Z" w:id="199">
              <w:tcPr>
                <w:tcW w:w="1063" w:type="dxa"/>
                <w:vAlign w:val="center"/>
              </w:tcPr>
            </w:tcPrChange>
          </w:tcPr>
          <w:p w:rsidRPr="0089775C" w:rsidR="00B00DD3" w:rsidP="00D12ABE" w:rsidRDefault="00B00DD3" w14:paraId="0D1CBCCB" w14:textId="77777777">
            <w:pPr>
              <w:spacing w:line="20" w:lineRule="atLeast"/>
              <w:jc w:val="center"/>
              <w:rPr>
                <w:rFonts w:ascii="Times New Roman" w:hAnsi="Times New Roman" w:eastAsia="Times New Roman" w:cs="Times New Roman"/>
                <w:szCs w:val="24"/>
              </w:rPr>
            </w:pPr>
            <w:del w:author="Алексей Ярославцев" w:date="2020-04-25T17:24:00Z" w:id="200">
              <w:r w:rsidRPr="0089775C" w:rsidDel="00524ECD">
                <w:rPr>
                  <w:rFonts w:ascii="Times New Roman" w:hAnsi="Times New Roman" w:eastAsia="Times New Roman" w:cs="Times New Roman"/>
                  <w:szCs w:val="24"/>
                </w:rPr>
                <w:delText>4</w:delText>
              </w:r>
            </w:del>
            <w:ins w:author="Алексей Ярославцев" w:date="2020-04-25T17:24:00Z" w:id="201">
              <w:r w:rsidR="00524ECD">
                <w:rPr>
                  <w:rFonts w:ascii="Times New Roman" w:hAnsi="Times New Roman" w:eastAsia="Times New Roman" w:cs="Times New Roman"/>
                  <w:szCs w:val="24"/>
                </w:rPr>
                <w:t>80-100</w:t>
              </w:r>
            </w:ins>
          </w:p>
        </w:tc>
        <w:tc>
          <w:tcPr>
            <w:tcW w:w="1412" w:type="dxa"/>
            <w:vAlign w:val="center"/>
            <w:tcPrChange w:author="Алексей Ярославцев" w:date="2020-04-25T17:02:00Z" w:id="202">
              <w:tcPr>
                <w:tcW w:w="1414" w:type="dxa"/>
                <w:vAlign w:val="center"/>
              </w:tcPr>
            </w:tcPrChange>
          </w:tcPr>
          <w:p w:rsidRPr="0089775C" w:rsidR="00B00DD3" w:rsidP="00D12ABE" w:rsidRDefault="00B00DD3" w14:paraId="2283775D"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Inner group</w:t>
            </w:r>
          </w:p>
        </w:tc>
        <w:tc>
          <w:tcPr>
            <w:tcW w:w="1266" w:type="dxa"/>
            <w:vAlign w:val="center"/>
            <w:tcPrChange w:author="Алексей Ярославцев" w:date="2020-04-25T17:02:00Z" w:id="203">
              <w:tcPr>
                <w:tcW w:w="1174" w:type="dxa"/>
                <w:vAlign w:val="center"/>
              </w:tcPr>
            </w:tcPrChange>
          </w:tcPr>
          <w:p w:rsidRPr="0089775C" w:rsidR="00B00DD3" w:rsidP="00D12ABE" w:rsidRDefault="00B00DD3" w14:paraId="2886E66E"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2</w:t>
            </w:r>
          </w:p>
        </w:tc>
      </w:tr>
      <w:tr w:rsidR="00B00DD3" w:rsidTr="00FC7F09" w14:paraId="7DF9C327" w14:textId="77777777">
        <w:trPr>
          <w:trHeight w:val="454"/>
          <w:trPrChange w:author="Алексей Ярославцев" w:date="2020-04-25T17:02:00Z" w:id="204">
            <w:trPr>
              <w:trHeight w:val="454"/>
            </w:trPr>
          </w:trPrChange>
        </w:trPr>
        <w:tc>
          <w:tcPr>
            <w:tcW w:w="1146" w:type="dxa"/>
            <w:vAlign w:val="center"/>
            <w:tcPrChange w:author="Алексей Ярославцев" w:date="2020-04-25T17:02:00Z" w:id="205">
              <w:tcPr>
                <w:tcW w:w="1364" w:type="dxa"/>
                <w:vAlign w:val="center"/>
              </w:tcPr>
            </w:tcPrChange>
          </w:tcPr>
          <w:p w:rsidRPr="0089775C" w:rsidR="00B00DD3" w:rsidP="00D12ABE" w:rsidRDefault="00B00DD3" w14:paraId="50C89C90" w14:textId="77777777">
            <w:pPr>
              <w:jc w:val="center"/>
              <w:rPr>
                <w:rFonts w:ascii="Times New Roman" w:hAnsi="Times New Roman" w:cs="Times New Roman"/>
                <w:color w:val="000000"/>
                <w:szCs w:val="24"/>
              </w:rPr>
            </w:pPr>
            <w:r w:rsidRPr="0089775C">
              <w:rPr>
                <w:rFonts w:ascii="Times New Roman" w:hAnsi="Times New Roman" w:cs="Times New Roman"/>
                <w:color w:val="000000"/>
                <w:szCs w:val="24"/>
              </w:rPr>
              <w:t>218A0186</w:t>
            </w:r>
          </w:p>
        </w:tc>
        <w:tc>
          <w:tcPr>
            <w:tcW w:w="1797" w:type="dxa"/>
            <w:vAlign w:val="center"/>
            <w:tcPrChange w:author="Алексей Ярославцев" w:date="2020-04-25T17:02:00Z" w:id="206">
              <w:tcPr>
                <w:tcW w:w="2005" w:type="dxa"/>
                <w:vAlign w:val="center"/>
              </w:tcPr>
            </w:tcPrChange>
          </w:tcPr>
          <w:p w:rsidRPr="00FC7F09" w:rsidR="00B00DD3" w:rsidP="00FC7F09" w:rsidRDefault="00B00DD3" w14:paraId="3B2B1103" w14:textId="77777777">
            <w:pPr>
              <w:rPr>
                <w:rFonts w:ascii="Times New Roman" w:hAnsi="Times New Roman" w:eastAsia="Times New Roman" w:cs="Times New Roman"/>
                <w:i/>
                <w:iCs/>
                <w:szCs w:val="24"/>
                <w:rPrChange w:author="Алексей Ярославцев" w:date="2020-04-25T17:02:00Z" w:id="207">
                  <w:rPr>
                    <w:rFonts w:ascii="Times New Roman" w:hAnsi="Times New Roman" w:eastAsia="Times New Roman" w:cs="Times New Roman"/>
                    <w:szCs w:val="24"/>
                  </w:rPr>
                </w:rPrChange>
              </w:rPr>
              <w:pPrChange w:author="Unknown" w:date="2020-04-25T17:02:00Z" w:id="208">
                <w:pPr>
                  <w:jc w:val="center"/>
                </w:pPr>
              </w:pPrChange>
            </w:pPr>
            <w:r w:rsidRPr="00FC7F09">
              <w:rPr>
                <w:rFonts w:ascii="Times New Roman" w:hAnsi="Times New Roman" w:cs="Times New Roman"/>
                <w:i/>
                <w:iCs/>
                <w:color w:val="000000"/>
                <w:szCs w:val="24"/>
                <w:rPrChange w:author="Алексей Ярославцев" w:date="2020-04-25T17:02:00Z" w:id="209">
                  <w:rPr>
                    <w:rFonts w:ascii="Times New Roman" w:hAnsi="Times New Roman" w:cs="Times New Roman"/>
                    <w:color w:val="000000"/>
                    <w:szCs w:val="24"/>
                  </w:rPr>
                </w:rPrChange>
              </w:rPr>
              <w:t>Tilia cordata</w:t>
            </w:r>
          </w:p>
        </w:tc>
        <w:tc>
          <w:tcPr>
            <w:tcW w:w="1585" w:type="dxa"/>
            <w:vAlign w:val="center"/>
            <w:tcPrChange w:author="Алексей Ярославцев" w:date="2020-04-25T17:02:00Z" w:id="210">
              <w:tcPr>
                <w:tcW w:w="1134" w:type="dxa"/>
                <w:vAlign w:val="center"/>
              </w:tcPr>
            </w:tcPrChange>
          </w:tcPr>
          <w:p w:rsidRPr="0089775C" w:rsidR="00B00DD3" w:rsidP="00D12ABE" w:rsidRDefault="00C22360" w14:paraId="7E386B9D" w14:textId="1442C9B9">
            <w:pPr>
              <w:spacing w:line="20" w:lineRule="atLeast"/>
              <w:jc w:val="center"/>
              <w:rPr>
                <w:rFonts w:ascii="Times New Roman" w:hAnsi="Times New Roman" w:eastAsia="Times New Roman" w:cs="Times New Roman"/>
                <w:szCs w:val="24"/>
              </w:rPr>
            </w:pPr>
            <w:r>
              <w:rPr>
                <w:rFonts w:ascii="Times New Roman" w:hAnsi="Times New Roman" w:eastAsia="Times New Roman" w:cs="Times New Roman"/>
                <w:szCs w:val="24"/>
              </w:rPr>
              <w:t>17</w:t>
            </w:r>
          </w:p>
        </w:tc>
        <w:tc>
          <w:tcPr>
            <w:tcW w:w="1413" w:type="dxa"/>
            <w:vAlign w:val="center"/>
            <w:tcPrChange w:author="Алексей Ярославцев" w:date="2020-04-25T17:02:00Z" w:id="211">
              <w:tcPr>
                <w:tcW w:w="1417" w:type="dxa"/>
                <w:vAlign w:val="center"/>
              </w:tcPr>
            </w:tcPrChange>
          </w:tcPr>
          <w:p w:rsidRPr="0089775C" w:rsidR="00B00DD3" w:rsidP="00D12ABE" w:rsidRDefault="00B00DD3" w14:paraId="558569D5" w14:textId="77777777">
            <w:pPr>
              <w:jc w:val="center"/>
              <w:rPr>
                <w:rFonts w:ascii="Times New Roman" w:hAnsi="Times New Roman" w:cs="Times New Roman"/>
                <w:color w:val="000000"/>
                <w:szCs w:val="24"/>
              </w:rPr>
            </w:pPr>
            <w:r w:rsidRPr="0089775C">
              <w:rPr>
                <w:rFonts w:ascii="Times New Roman" w:hAnsi="Times New Roman" w:cs="Times New Roman"/>
                <w:color w:val="000000"/>
                <w:szCs w:val="24"/>
              </w:rPr>
              <w:t>40.42</w:t>
            </w:r>
          </w:p>
        </w:tc>
        <w:tc>
          <w:tcPr>
            <w:tcW w:w="1128" w:type="dxa"/>
            <w:vAlign w:val="center"/>
            <w:tcPrChange w:author="Алексей Ярославцев" w:date="2020-04-25T17:02:00Z" w:id="212">
              <w:tcPr>
                <w:tcW w:w="1063" w:type="dxa"/>
                <w:vAlign w:val="center"/>
              </w:tcPr>
            </w:tcPrChange>
          </w:tcPr>
          <w:p w:rsidRPr="0089775C" w:rsidR="00B00DD3" w:rsidP="00D12ABE" w:rsidRDefault="004E1C43" w14:paraId="7A39FDB2" w14:textId="77777777">
            <w:pPr>
              <w:spacing w:line="20" w:lineRule="atLeast"/>
              <w:jc w:val="center"/>
              <w:rPr>
                <w:rFonts w:ascii="Times New Roman" w:hAnsi="Times New Roman" w:eastAsia="Times New Roman" w:cs="Times New Roman"/>
                <w:szCs w:val="24"/>
              </w:rPr>
            </w:pPr>
            <w:r>
              <w:rPr>
                <w:rFonts w:ascii="Times New Roman" w:hAnsi="Times New Roman" w:eastAsia="Times New Roman" w:cs="Times New Roman"/>
                <w:szCs w:val="24"/>
              </w:rPr>
              <w:t>50-</w:t>
            </w:r>
            <w:r w:rsidRPr="0089775C" w:rsidR="00B00DD3">
              <w:rPr>
                <w:rFonts w:ascii="Times New Roman" w:hAnsi="Times New Roman" w:eastAsia="Times New Roman" w:cs="Times New Roman"/>
                <w:szCs w:val="24"/>
              </w:rPr>
              <w:t>6</w:t>
            </w:r>
            <w:r>
              <w:rPr>
                <w:rFonts w:ascii="Times New Roman" w:hAnsi="Times New Roman" w:eastAsia="Times New Roman" w:cs="Times New Roman"/>
                <w:szCs w:val="24"/>
              </w:rPr>
              <w:t>0</w:t>
            </w:r>
          </w:p>
        </w:tc>
        <w:tc>
          <w:tcPr>
            <w:tcW w:w="1412" w:type="dxa"/>
            <w:vAlign w:val="center"/>
            <w:tcPrChange w:author="Алексей Ярославцев" w:date="2020-04-25T17:02:00Z" w:id="213">
              <w:tcPr>
                <w:tcW w:w="1414" w:type="dxa"/>
                <w:vAlign w:val="center"/>
              </w:tcPr>
            </w:tcPrChange>
          </w:tcPr>
          <w:p w:rsidRPr="0089775C" w:rsidR="00B00DD3" w:rsidP="00D12ABE" w:rsidRDefault="00B00DD3" w14:paraId="1DC69665"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Edge group</w:t>
            </w:r>
          </w:p>
        </w:tc>
        <w:tc>
          <w:tcPr>
            <w:tcW w:w="1266" w:type="dxa"/>
            <w:vAlign w:val="center"/>
            <w:tcPrChange w:author="Алексей Ярославцев" w:date="2020-04-25T17:02:00Z" w:id="214">
              <w:tcPr>
                <w:tcW w:w="1174" w:type="dxa"/>
                <w:vAlign w:val="center"/>
              </w:tcPr>
            </w:tcPrChange>
          </w:tcPr>
          <w:p w:rsidRPr="0089775C" w:rsidR="00B00DD3" w:rsidP="00D12ABE" w:rsidRDefault="00B00DD3" w14:paraId="66845690"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3</w:t>
            </w:r>
          </w:p>
        </w:tc>
      </w:tr>
      <w:tr w:rsidR="00B00DD3" w:rsidTr="00FC7F09" w14:paraId="5EC28805" w14:textId="77777777">
        <w:trPr>
          <w:trHeight w:val="454"/>
          <w:trPrChange w:author="Алексей Ярославцев" w:date="2020-04-25T17:02:00Z" w:id="215">
            <w:trPr>
              <w:trHeight w:val="454"/>
            </w:trPr>
          </w:trPrChange>
        </w:trPr>
        <w:tc>
          <w:tcPr>
            <w:tcW w:w="1146" w:type="dxa"/>
            <w:vAlign w:val="center"/>
            <w:tcPrChange w:author="Алексей Ярославцев" w:date="2020-04-25T17:02:00Z" w:id="216">
              <w:tcPr>
                <w:tcW w:w="1364" w:type="dxa"/>
                <w:vAlign w:val="center"/>
              </w:tcPr>
            </w:tcPrChange>
          </w:tcPr>
          <w:p w:rsidRPr="0089775C" w:rsidR="00B00DD3" w:rsidP="00D12ABE" w:rsidRDefault="00B00DD3" w14:paraId="71C09E22" w14:textId="77777777">
            <w:pPr>
              <w:jc w:val="center"/>
              <w:rPr>
                <w:rFonts w:ascii="Times New Roman" w:hAnsi="Times New Roman" w:eastAsia="Times New Roman" w:cs="Times New Roman"/>
                <w:szCs w:val="24"/>
              </w:rPr>
            </w:pPr>
            <w:r w:rsidRPr="0089775C">
              <w:rPr>
                <w:rFonts w:ascii="Times New Roman" w:hAnsi="Times New Roman" w:cs="Times New Roman"/>
                <w:color w:val="000000"/>
                <w:szCs w:val="24"/>
              </w:rPr>
              <w:t>218A0121</w:t>
            </w:r>
          </w:p>
        </w:tc>
        <w:tc>
          <w:tcPr>
            <w:tcW w:w="1797" w:type="dxa"/>
            <w:vAlign w:val="center"/>
            <w:tcPrChange w:author="Алексей Ярославцев" w:date="2020-04-25T17:02:00Z" w:id="217">
              <w:tcPr>
                <w:tcW w:w="2005" w:type="dxa"/>
                <w:vAlign w:val="center"/>
              </w:tcPr>
            </w:tcPrChange>
          </w:tcPr>
          <w:p w:rsidRPr="00FC7F09" w:rsidR="00B00DD3" w:rsidP="00FC7F09" w:rsidRDefault="00B00DD3" w14:paraId="057F7F02" w14:textId="77777777">
            <w:pPr>
              <w:rPr>
                <w:rFonts w:ascii="Times New Roman" w:hAnsi="Times New Roman" w:eastAsia="Times New Roman" w:cs="Times New Roman"/>
                <w:i/>
                <w:iCs/>
                <w:szCs w:val="24"/>
                <w:rPrChange w:author="Алексей Ярославцев" w:date="2020-04-25T17:02:00Z" w:id="218">
                  <w:rPr>
                    <w:rFonts w:ascii="Times New Roman" w:hAnsi="Times New Roman" w:eastAsia="Times New Roman" w:cs="Times New Roman"/>
                    <w:szCs w:val="24"/>
                  </w:rPr>
                </w:rPrChange>
              </w:rPr>
              <w:pPrChange w:author="Unknown" w:date="2020-04-25T17:02:00Z" w:id="219">
                <w:pPr>
                  <w:jc w:val="center"/>
                </w:pPr>
              </w:pPrChange>
            </w:pPr>
            <w:r w:rsidRPr="00FC7F09">
              <w:rPr>
                <w:rFonts w:ascii="Times New Roman" w:hAnsi="Times New Roman" w:cs="Times New Roman"/>
                <w:i/>
                <w:iCs/>
                <w:color w:val="000000"/>
                <w:szCs w:val="24"/>
                <w:rPrChange w:author="Алексей Ярославцев" w:date="2020-04-25T17:02:00Z" w:id="220">
                  <w:rPr>
                    <w:rFonts w:ascii="Times New Roman" w:hAnsi="Times New Roman" w:cs="Times New Roman"/>
                    <w:color w:val="000000"/>
                    <w:szCs w:val="24"/>
                  </w:rPr>
                </w:rPrChange>
              </w:rPr>
              <w:t>Tilia cordata</w:t>
            </w:r>
          </w:p>
        </w:tc>
        <w:tc>
          <w:tcPr>
            <w:tcW w:w="1585" w:type="dxa"/>
            <w:vAlign w:val="center"/>
            <w:tcPrChange w:author="Алексей Ярославцев" w:date="2020-04-25T17:02:00Z" w:id="221">
              <w:tcPr>
                <w:tcW w:w="1134" w:type="dxa"/>
                <w:vAlign w:val="center"/>
              </w:tcPr>
            </w:tcPrChange>
          </w:tcPr>
          <w:p w:rsidRPr="0089775C" w:rsidR="00B00DD3" w:rsidP="00D12ABE" w:rsidRDefault="00C22360" w14:paraId="07381E8F" w14:textId="39D0DD0B">
            <w:pPr>
              <w:spacing w:line="20" w:lineRule="atLeast"/>
              <w:jc w:val="center"/>
              <w:rPr>
                <w:rFonts w:ascii="Times New Roman" w:hAnsi="Times New Roman" w:eastAsia="Times New Roman" w:cs="Times New Roman"/>
                <w:szCs w:val="24"/>
              </w:rPr>
            </w:pPr>
            <w:r>
              <w:rPr>
                <w:rFonts w:ascii="Times New Roman" w:hAnsi="Times New Roman" w:eastAsia="Times New Roman" w:cs="Times New Roman"/>
                <w:szCs w:val="24"/>
              </w:rPr>
              <w:t>16</w:t>
            </w:r>
          </w:p>
        </w:tc>
        <w:tc>
          <w:tcPr>
            <w:tcW w:w="1413" w:type="dxa"/>
            <w:vAlign w:val="center"/>
            <w:tcPrChange w:author="Алексей Ярославцев" w:date="2020-04-25T17:02:00Z" w:id="222">
              <w:tcPr>
                <w:tcW w:w="1417" w:type="dxa"/>
                <w:vAlign w:val="center"/>
              </w:tcPr>
            </w:tcPrChange>
          </w:tcPr>
          <w:p w:rsidRPr="0089775C" w:rsidR="00B00DD3" w:rsidP="00D12ABE" w:rsidRDefault="00B00DD3" w14:paraId="0EF91B96" w14:textId="77777777">
            <w:pPr>
              <w:jc w:val="center"/>
              <w:rPr>
                <w:rFonts w:ascii="Times New Roman" w:hAnsi="Times New Roman" w:eastAsia="Times New Roman" w:cs="Times New Roman"/>
                <w:szCs w:val="24"/>
              </w:rPr>
            </w:pPr>
            <w:r>
              <w:rPr>
                <w:rFonts w:ascii="Times New Roman" w:hAnsi="Times New Roman" w:cs="Times New Roman"/>
                <w:color w:val="000000"/>
                <w:szCs w:val="24"/>
              </w:rPr>
              <w:t>37.87</w:t>
            </w:r>
          </w:p>
        </w:tc>
        <w:tc>
          <w:tcPr>
            <w:tcW w:w="1128" w:type="dxa"/>
            <w:vAlign w:val="center"/>
            <w:tcPrChange w:author="Алексей Ярославцев" w:date="2020-04-25T17:02:00Z" w:id="223">
              <w:tcPr>
                <w:tcW w:w="1063" w:type="dxa"/>
                <w:vAlign w:val="center"/>
              </w:tcPr>
            </w:tcPrChange>
          </w:tcPr>
          <w:p w:rsidRPr="0089775C" w:rsidR="00B00DD3" w:rsidP="00D12ABE" w:rsidRDefault="004E1C43" w14:paraId="05A3EF7C" w14:textId="77777777">
            <w:pPr>
              <w:spacing w:line="20" w:lineRule="atLeast"/>
              <w:jc w:val="center"/>
              <w:rPr>
                <w:rFonts w:ascii="Times New Roman" w:hAnsi="Times New Roman" w:eastAsia="Times New Roman" w:cs="Times New Roman"/>
                <w:szCs w:val="24"/>
              </w:rPr>
            </w:pPr>
            <w:r>
              <w:rPr>
                <w:rFonts w:ascii="Times New Roman" w:hAnsi="Times New Roman" w:eastAsia="Times New Roman" w:cs="Times New Roman"/>
                <w:szCs w:val="24"/>
              </w:rPr>
              <w:t>50-</w:t>
            </w:r>
            <w:r w:rsidRPr="0089775C" w:rsidR="00B00DD3">
              <w:rPr>
                <w:rFonts w:ascii="Times New Roman" w:hAnsi="Times New Roman" w:eastAsia="Times New Roman" w:cs="Times New Roman"/>
                <w:szCs w:val="24"/>
              </w:rPr>
              <w:t>6</w:t>
            </w:r>
            <w:r>
              <w:rPr>
                <w:rFonts w:ascii="Times New Roman" w:hAnsi="Times New Roman" w:eastAsia="Times New Roman" w:cs="Times New Roman"/>
                <w:szCs w:val="24"/>
              </w:rPr>
              <w:t>0</w:t>
            </w:r>
          </w:p>
        </w:tc>
        <w:tc>
          <w:tcPr>
            <w:tcW w:w="1412" w:type="dxa"/>
            <w:vAlign w:val="center"/>
            <w:tcPrChange w:author="Алексей Ярославцев" w:date="2020-04-25T17:02:00Z" w:id="224">
              <w:tcPr>
                <w:tcW w:w="1414" w:type="dxa"/>
                <w:vAlign w:val="center"/>
              </w:tcPr>
            </w:tcPrChange>
          </w:tcPr>
          <w:p w:rsidRPr="0089775C" w:rsidR="00B00DD3" w:rsidP="00D12ABE" w:rsidRDefault="00B00DD3" w14:paraId="7D271F0A"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Inner group</w:t>
            </w:r>
          </w:p>
        </w:tc>
        <w:tc>
          <w:tcPr>
            <w:tcW w:w="1266" w:type="dxa"/>
            <w:vAlign w:val="center"/>
            <w:tcPrChange w:author="Алексей Ярославцев" w:date="2020-04-25T17:02:00Z" w:id="225">
              <w:tcPr>
                <w:tcW w:w="1174" w:type="dxa"/>
                <w:vAlign w:val="center"/>
              </w:tcPr>
            </w:tcPrChange>
          </w:tcPr>
          <w:p w:rsidRPr="0089775C" w:rsidR="00B00DD3" w:rsidP="00D12ABE" w:rsidRDefault="00B00DD3" w14:paraId="60DECF46"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1</w:t>
            </w:r>
          </w:p>
        </w:tc>
      </w:tr>
      <w:tr w:rsidR="00B00DD3" w:rsidTr="00FC7F09" w14:paraId="4DBBC291" w14:textId="77777777">
        <w:trPr>
          <w:trHeight w:val="454"/>
          <w:trPrChange w:author="Алексей Ярославцев" w:date="2020-04-25T17:02:00Z" w:id="226">
            <w:trPr>
              <w:trHeight w:val="454"/>
            </w:trPr>
          </w:trPrChange>
        </w:trPr>
        <w:tc>
          <w:tcPr>
            <w:tcW w:w="1146" w:type="dxa"/>
            <w:vAlign w:val="center"/>
            <w:tcPrChange w:author="Алексей Ярославцев" w:date="2020-04-25T17:02:00Z" w:id="227">
              <w:tcPr>
                <w:tcW w:w="1364" w:type="dxa"/>
                <w:vAlign w:val="center"/>
              </w:tcPr>
            </w:tcPrChange>
          </w:tcPr>
          <w:p w:rsidRPr="0089775C" w:rsidR="00B00DD3" w:rsidP="00D12ABE" w:rsidRDefault="00B00DD3" w14:paraId="67E90E9E" w14:textId="77777777">
            <w:pPr>
              <w:jc w:val="center"/>
              <w:rPr>
                <w:rFonts w:ascii="Times New Roman" w:hAnsi="Times New Roman" w:cs="Times New Roman"/>
                <w:color w:val="000000"/>
                <w:szCs w:val="24"/>
              </w:rPr>
            </w:pPr>
            <w:r w:rsidRPr="0089775C">
              <w:rPr>
                <w:rFonts w:ascii="Times New Roman" w:hAnsi="Times New Roman" w:cs="Times New Roman"/>
                <w:color w:val="000000"/>
                <w:szCs w:val="24"/>
              </w:rPr>
              <w:t>218A0248</w:t>
            </w:r>
          </w:p>
        </w:tc>
        <w:tc>
          <w:tcPr>
            <w:tcW w:w="1797" w:type="dxa"/>
            <w:vAlign w:val="center"/>
            <w:tcPrChange w:author="Алексей Ярославцев" w:date="2020-04-25T17:02:00Z" w:id="228">
              <w:tcPr>
                <w:tcW w:w="2005" w:type="dxa"/>
                <w:vAlign w:val="center"/>
              </w:tcPr>
            </w:tcPrChange>
          </w:tcPr>
          <w:p w:rsidRPr="00FC7F09" w:rsidR="00B00DD3" w:rsidP="00FC7F09" w:rsidRDefault="00B00DD3" w14:paraId="72E2A554" w14:textId="77777777">
            <w:pPr>
              <w:rPr>
                <w:rFonts w:ascii="Times New Roman" w:hAnsi="Times New Roman" w:eastAsia="Times New Roman" w:cs="Times New Roman"/>
                <w:i/>
                <w:iCs/>
                <w:szCs w:val="24"/>
                <w:rPrChange w:author="Алексей Ярославцев" w:date="2020-04-25T17:02:00Z" w:id="229">
                  <w:rPr>
                    <w:rFonts w:ascii="Times New Roman" w:hAnsi="Times New Roman" w:eastAsia="Times New Roman" w:cs="Times New Roman"/>
                    <w:szCs w:val="24"/>
                  </w:rPr>
                </w:rPrChange>
              </w:rPr>
              <w:pPrChange w:author="Unknown" w:date="2020-04-25T17:02:00Z" w:id="230">
                <w:pPr>
                  <w:jc w:val="center"/>
                </w:pPr>
              </w:pPrChange>
            </w:pPr>
            <w:r w:rsidRPr="00FC7F09">
              <w:rPr>
                <w:rFonts w:ascii="Times New Roman" w:hAnsi="Times New Roman" w:cs="Times New Roman"/>
                <w:i/>
                <w:iCs/>
                <w:color w:val="000000"/>
                <w:szCs w:val="24"/>
                <w:rPrChange w:author="Алексей Ярославцев" w:date="2020-04-25T17:02:00Z" w:id="231">
                  <w:rPr>
                    <w:rFonts w:ascii="Times New Roman" w:hAnsi="Times New Roman" w:cs="Times New Roman"/>
                    <w:color w:val="000000"/>
                    <w:szCs w:val="24"/>
                  </w:rPr>
                </w:rPrChange>
              </w:rPr>
              <w:t>Tilia cordata</w:t>
            </w:r>
          </w:p>
        </w:tc>
        <w:tc>
          <w:tcPr>
            <w:tcW w:w="1585" w:type="dxa"/>
            <w:vAlign w:val="center"/>
            <w:tcPrChange w:author="Алексей Ярославцев" w:date="2020-04-25T17:02:00Z" w:id="232">
              <w:tcPr>
                <w:tcW w:w="1134" w:type="dxa"/>
                <w:vAlign w:val="center"/>
              </w:tcPr>
            </w:tcPrChange>
          </w:tcPr>
          <w:p w:rsidRPr="0089775C" w:rsidR="00B00DD3" w:rsidP="00D12ABE" w:rsidRDefault="00C22360" w14:paraId="7BED70DD" w14:textId="797271BE">
            <w:pPr>
              <w:spacing w:line="20" w:lineRule="atLeast"/>
              <w:jc w:val="center"/>
              <w:rPr>
                <w:rFonts w:ascii="Times New Roman" w:hAnsi="Times New Roman" w:eastAsia="Times New Roman" w:cs="Times New Roman"/>
                <w:szCs w:val="24"/>
              </w:rPr>
            </w:pPr>
            <w:r>
              <w:rPr>
                <w:rFonts w:ascii="Times New Roman" w:hAnsi="Times New Roman" w:eastAsia="Times New Roman" w:cs="Times New Roman"/>
                <w:szCs w:val="24"/>
              </w:rPr>
              <w:t>17</w:t>
            </w:r>
          </w:p>
        </w:tc>
        <w:tc>
          <w:tcPr>
            <w:tcW w:w="1413" w:type="dxa"/>
            <w:vAlign w:val="center"/>
            <w:tcPrChange w:author="Алексей Ярославцев" w:date="2020-04-25T17:02:00Z" w:id="233">
              <w:tcPr>
                <w:tcW w:w="1417" w:type="dxa"/>
                <w:vAlign w:val="center"/>
              </w:tcPr>
            </w:tcPrChange>
          </w:tcPr>
          <w:p w:rsidRPr="0089775C" w:rsidR="00B00DD3" w:rsidP="00D12ABE" w:rsidRDefault="00B00DD3" w14:paraId="5F0FB71C" w14:textId="77777777">
            <w:pPr>
              <w:jc w:val="center"/>
              <w:rPr>
                <w:rFonts w:ascii="Times New Roman" w:hAnsi="Times New Roman" w:cs="Times New Roman"/>
                <w:color w:val="000000"/>
                <w:szCs w:val="24"/>
              </w:rPr>
            </w:pPr>
            <w:r w:rsidRPr="0089775C">
              <w:rPr>
                <w:rFonts w:ascii="Times New Roman" w:hAnsi="Times New Roman" w:cs="Times New Roman"/>
                <w:color w:val="000000"/>
                <w:szCs w:val="24"/>
              </w:rPr>
              <w:t>37.87</w:t>
            </w:r>
          </w:p>
        </w:tc>
        <w:tc>
          <w:tcPr>
            <w:tcW w:w="1128" w:type="dxa"/>
            <w:vAlign w:val="center"/>
            <w:tcPrChange w:author="Алексей Ярославцев" w:date="2020-04-25T17:02:00Z" w:id="234">
              <w:tcPr>
                <w:tcW w:w="1063" w:type="dxa"/>
                <w:vAlign w:val="center"/>
              </w:tcPr>
            </w:tcPrChange>
          </w:tcPr>
          <w:p w:rsidRPr="0089775C" w:rsidR="00B00DD3" w:rsidP="00D12ABE" w:rsidRDefault="004E1C43" w14:paraId="78F08B81" w14:textId="77777777">
            <w:pPr>
              <w:spacing w:line="20" w:lineRule="atLeast"/>
              <w:jc w:val="center"/>
              <w:rPr>
                <w:rFonts w:ascii="Times New Roman" w:hAnsi="Times New Roman" w:eastAsia="Times New Roman" w:cs="Times New Roman"/>
                <w:szCs w:val="24"/>
              </w:rPr>
            </w:pPr>
            <w:r>
              <w:rPr>
                <w:rFonts w:ascii="Times New Roman" w:hAnsi="Times New Roman" w:eastAsia="Times New Roman" w:cs="Times New Roman"/>
                <w:szCs w:val="24"/>
              </w:rPr>
              <w:t>50-</w:t>
            </w:r>
            <w:r w:rsidRPr="0089775C" w:rsidR="00B00DD3">
              <w:rPr>
                <w:rFonts w:ascii="Times New Roman" w:hAnsi="Times New Roman" w:eastAsia="Times New Roman" w:cs="Times New Roman"/>
                <w:szCs w:val="24"/>
              </w:rPr>
              <w:t>6</w:t>
            </w:r>
            <w:r>
              <w:rPr>
                <w:rFonts w:ascii="Times New Roman" w:hAnsi="Times New Roman" w:eastAsia="Times New Roman" w:cs="Times New Roman"/>
                <w:szCs w:val="24"/>
              </w:rPr>
              <w:t>0</w:t>
            </w:r>
          </w:p>
        </w:tc>
        <w:tc>
          <w:tcPr>
            <w:tcW w:w="1412" w:type="dxa"/>
            <w:vAlign w:val="center"/>
            <w:tcPrChange w:author="Алексей Ярославцев" w:date="2020-04-25T17:02:00Z" w:id="235">
              <w:tcPr>
                <w:tcW w:w="1414" w:type="dxa"/>
                <w:vAlign w:val="center"/>
              </w:tcPr>
            </w:tcPrChange>
          </w:tcPr>
          <w:p w:rsidRPr="0089775C" w:rsidR="00B00DD3" w:rsidP="00D12ABE" w:rsidRDefault="00B00DD3" w14:paraId="3F24C801"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Inner group</w:t>
            </w:r>
          </w:p>
        </w:tc>
        <w:tc>
          <w:tcPr>
            <w:tcW w:w="1266" w:type="dxa"/>
            <w:vAlign w:val="center"/>
            <w:tcPrChange w:author="Алексей Ярославцев" w:date="2020-04-25T17:02:00Z" w:id="236">
              <w:tcPr>
                <w:tcW w:w="1174" w:type="dxa"/>
                <w:vAlign w:val="center"/>
              </w:tcPr>
            </w:tcPrChange>
          </w:tcPr>
          <w:p w:rsidRPr="0089775C" w:rsidR="00B00DD3" w:rsidP="00D12ABE" w:rsidRDefault="00B00DD3" w14:paraId="011996D3"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2</w:t>
            </w:r>
          </w:p>
        </w:tc>
      </w:tr>
      <w:tr w:rsidR="00B00DD3" w:rsidTr="00FC7F09" w14:paraId="78F5DF66" w14:textId="77777777">
        <w:trPr>
          <w:trHeight w:val="454"/>
          <w:trPrChange w:author="Алексей Ярославцев" w:date="2020-04-25T17:02:00Z" w:id="237">
            <w:trPr>
              <w:trHeight w:val="454"/>
            </w:trPr>
          </w:trPrChange>
        </w:trPr>
        <w:tc>
          <w:tcPr>
            <w:tcW w:w="1146" w:type="dxa"/>
            <w:vAlign w:val="center"/>
            <w:tcPrChange w:author="Алексей Ярославцев" w:date="2020-04-25T17:02:00Z" w:id="238">
              <w:tcPr>
                <w:tcW w:w="1364" w:type="dxa"/>
                <w:vAlign w:val="center"/>
              </w:tcPr>
            </w:tcPrChange>
          </w:tcPr>
          <w:p w:rsidRPr="0089775C" w:rsidR="00B00DD3" w:rsidP="00D12ABE" w:rsidRDefault="00B00DD3" w14:paraId="37240B12" w14:textId="77777777">
            <w:pPr>
              <w:jc w:val="center"/>
              <w:rPr>
                <w:rFonts w:ascii="Times New Roman" w:hAnsi="Times New Roman" w:cs="Times New Roman"/>
                <w:color w:val="000000"/>
                <w:szCs w:val="24"/>
              </w:rPr>
            </w:pPr>
            <w:r w:rsidRPr="0089775C">
              <w:rPr>
                <w:rFonts w:ascii="Times New Roman" w:hAnsi="Times New Roman" w:cs="Times New Roman"/>
                <w:color w:val="000000"/>
                <w:szCs w:val="24"/>
              </w:rPr>
              <w:t>218A0153</w:t>
            </w:r>
          </w:p>
        </w:tc>
        <w:tc>
          <w:tcPr>
            <w:tcW w:w="1797" w:type="dxa"/>
            <w:vAlign w:val="center"/>
            <w:tcPrChange w:author="Алексей Ярославцев" w:date="2020-04-25T17:02:00Z" w:id="239">
              <w:tcPr>
                <w:tcW w:w="2005" w:type="dxa"/>
                <w:vAlign w:val="center"/>
              </w:tcPr>
            </w:tcPrChange>
          </w:tcPr>
          <w:p w:rsidRPr="00FC7F09" w:rsidR="00B00DD3" w:rsidP="00FC7F09" w:rsidRDefault="00B00DD3" w14:paraId="7CC98109" w14:textId="77777777">
            <w:pPr>
              <w:rPr>
                <w:rFonts w:ascii="Times New Roman" w:hAnsi="Times New Roman" w:eastAsia="Times New Roman" w:cs="Times New Roman"/>
                <w:i/>
                <w:iCs/>
                <w:szCs w:val="24"/>
                <w:rPrChange w:author="Алексей Ярославцев" w:date="2020-04-25T17:02:00Z" w:id="240">
                  <w:rPr>
                    <w:rFonts w:ascii="Times New Roman" w:hAnsi="Times New Roman" w:eastAsia="Times New Roman" w:cs="Times New Roman"/>
                    <w:szCs w:val="24"/>
                  </w:rPr>
                </w:rPrChange>
              </w:rPr>
              <w:pPrChange w:author="Unknown" w:date="2020-04-25T17:02:00Z" w:id="241">
                <w:pPr>
                  <w:jc w:val="center"/>
                </w:pPr>
              </w:pPrChange>
            </w:pPr>
            <w:r w:rsidRPr="00FC7F09">
              <w:rPr>
                <w:rFonts w:ascii="Times New Roman" w:hAnsi="Times New Roman" w:cs="Times New Roman"/>
                <w:i/>
                <w:iCs/>
                <w:color w:val="000000"/>
                <w:szCs w:val="24"/>
                <w:rPrChange w:author="Алексей Ярославцев" w:date="2020-04-25T17:02:00Z" w:id="242">
                  <w:rPr>
                    <w:rFonts w:ascii="Times New Roman" w:hAnsi="Times New Roman" w:cs="Times New Roman"/>
                    <w:color w:val="000000"/>
                    <w:szCs w:val="24"/>
                  </w:rPr>
                </w:rPrChange>
              </w:rPr>
              <w:t>Tilia cordata</w:t>
            </w:r>
          </w:p>
        </w:tc>
        <w:tc>
          <w:tcPr>
            <w:tcW w:w="1585" w:type="dxa"/>
            <w:vAlign w:val="center"/>
            <w:tcPrChange w:author="Алексей Ярославцев" w:date="2020-04-25T17:02:00Z" w:id="243">
              <w:tcPr>
                <w:tcW w:w="1134" w:type="dxa"/>
                <w:vAlign w:val="center"/>
              </w:tcPr>
            </w:tcPrChange>
          </w:tcPr>
          <w:p w:rsidRPr="0089775C" w:rsidR="00B00DD3" w:rsidP="00D12ABE" w:rsidRDefault="00C22360" w14:paraId="59682BC2" w14:textId="0EBEE862">
            <w:pPr>
              <w:spacing w:line="20" w:lineRule="atLeast"/>
              <w:jc w:val="center"/>
              <w:rPr>
                <w:rFonts w:ascii="Times New Roman" w:hAnsi="Times New Roman" w:eastAsia="Times New Roman" w:cs="Times New Roman"/>
                <w:szCs w:val="24"/>
              </w:rPr>
            </w:pPr>
            <w:r>
              <w:rPr>
                <w:rFonts w:ascii="Times New Roman" w:hAnsi="Times New Roman" w:eastAsia="Times New Roman" w:cs="Times New Roman"/>
                <w:szCs w:val="24"/>
              </w:rPr>
              <w:t>14</w:t>
            </w:r>
          </w:p>
        </w:tc>
        <w:tc>
          <w:tcPr>
            <w:tcW w:w="1413" w:type="dxa"/>
            <w:vAlign w:val="center"/>
            <w:tcPrChange w:author="Алексей Ярославцев" w:date="2020-04-25T17:02:00Z" w:id="244">
              <w:tcPr>
                <w:tcW w:w="1417" w:type="dxa"/>
                <w:vAlign w:val="center"/>
              </w:tcPr>
            </w:tcPrChange>
          </w:tcPr>
          <w:p w:rsidRPr="0089775C" w:rsidR="00B00DD3" w:rsidP="00D12ABE" w:rsidRDefault="00B00DD3" w14:paraId="0C638420" w14:textId="77777777">
            <w:pPr>
              <w:jc w:val="center"/>
              <w:rPr>
                <w:rFonts w:ascii="Times New Roman" w:hAnsi="Times New Roman" w:cs="Times New Roman"/>
                <w:color w:val="000000"/>
                <w:szCs w:val="24"/>
              </w:rPr>
            </w:pPr>
            <w:r w:rsidRPr="0089775C">
              <w:rPr>
                <w:rFonts w:ascii="Times New Roman" w:hAnsi="Times New Roman" w:cs="Times New Roman"/>
                <w:color w:val="000000"/>
                <w:szCs w:val="24"/>
              </w:rPr>
              <w:t>35.33</w:t>
            </w:r>
          </w:p>
        </w:tc>
        <w:tc>
          <w:tcPr>
            <w:tcW w:w="1128" w:type="dxa"/>
            <w:vAlign w:val="center"/>
            <w:tcPrChange w:author="Алексей Ярославцев" w:date="2020-04-25T17:02:00Z" w:id="245">
              <w:tcPr>
                <w:tcW w:w="1063" w:type="dxa"/>
                <w:vAlign w:val="center"/>
              </w:tcPr>
            </w:tcPrChange>
          </w:tcPr>
          <w:p w:rsidRPr="0089775C" w:rsidR="00B00DD3" w:rsidP="00D12ABE" w:rsidRDefault="004E1C43" w14:paraId="60D08083" w14:textId="77777777">
            <w:pPr>
              <w:spacing w:line="20" w:lineRule="atLeast"/>
              <w:jc w:val="center"/>
              <w:rPr>
                <w:rFonts w:ascii="Times New Roman" w:hAnsi="Times New Roman" w:eastAsia="Times New Roman" w:cs="Times New Roman"/>
                <w:szCs w:val="24"/>
              </w:rPr>
            </w:pPr>
            <w:r>
              <w:rPr>
                <w:rFonts w:ascii="Times New Roman" w:hAnsi="Times New Roman" w:eastAsia="Times New Roman" w:cs="Times New Roman"/>
                <w:szCs w:val="24"/>
              </w:rPr>
              <w:t>40-50</w:t>
            </w:r>
          </w:p>
        </w:tc>
        <w:tc>
          <w:tcPr>
            <w:tcW w:w="1412" w:type="dxa"/>
            <w:vAlign w:val="center"/>
            <w:tcPrChange w:author="Алексей Ярославцев" w:date="2020-04-25T17:02:00Z" w:id="246">
              <w:tcPr>
                <w:tcW w:w="1414" w:type="dxa"/>
                <w:vAlign w:val="center"/>
              </w:tcPr>
            </w:tcPrChange>
          </w:tcPr>
          <w:p w:rsidRPr="0089775C" w:rsidR="00B00DD3" w:rsidP="00D12ABE" w:rsidRDefault="00B00DD3" w14:paraId="39DF06F8"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Edge group</w:t>
            </w:r>
          </w:p>
        </w:tc>
        <w:tc>
          <w:tcPr>
            <w:tcW w:w="1266" w:type="dxa"/>
            <w:vAlign w:val="center"/>
            <w:tcPrChange w:author="Алексей Ярославцев" w:date="2020-04-25T17:02:00Z" w:id="247">
              <w:tcPr>
                <w:tcW w:w="1174" w:type="dxa"/>
                <w:vAlign w:val="center"/>
              </w:tcPr>
            </w:tcPrChange>
          </w:tcPr>
          <w:p w:rsidRPr="0089775C" w:rsidR="00B00DD3" w:rsidP="00D12ABE" w:rsidRDefault="00B00DD3" w14:paraId="3C1B28B8"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2</w:t>
            </w:r>
          </w:p>
        </w:tc>
      </w:tr>
      <w:tr w:rsidR="00B00DD3" w:rsidTr="00FC7F09" w14:paraId="3821C014" w14:textId="77777777">
        <w:trPr>
          <w:trHeight w:val="454"/>
          <w:trPrChange w:author="Алексей Ярославцев" w:date="2020-04-25T17:02:00Z" w:id="248">
            <w:trPr>
              <w:trHeight w:val="454"/>
            </w:trPr>
          </w:trPrChange>
        </w:trPr>
        <w:tc>
          <w:tcPr>
            <w:tcW w:w="1146" w:type="dxa"/>
            <w:vAlign w:val="center"/>
            <w:tcPrChange w:author="Алексей Ярославцев" w:date="2020-04-25T17:02:00Z" w:id="249">
              <w:tcPr>
                <w:tcW w:w="1364" w:type="dxa"/>
                <w:vAlign w:val="center"/>
              </w:tcPr>
            </w:tcPrChange>
          </w:tcPr>
          <w:p w:rsidRPr="0089775C" w:rsidR="00B00DD3" w:rsidP="00D12ABE" w:rsidRDefault="00B00DD3" w14:paraId="0B8853FA" w14:textId="77777777">
            <w:pPr>
              <w:jc w:val="center"/>
              <w:rPr>
                <w:rFonts w:ascii="Times New Roman" w:hAnsi="Times New Roman" w:eastAsia="Times New Roman" w:cs="Times New Roman"/>
                <w:szCs w:val="24"/>
              </w:rPr>
            </w:pPr>
            <w:r w:rsidRPr="0089775C">
              <w:rPr>
                <w:rFonts w:ascii="Times New Roman" w:hAnsi="Times New Roman" w:cs="Times New Roman"/>
                <w:color w:val="000000"/>
                <w:szCs w:val="24"/>
              </w:rPr>
              <w:t>218A0111</w:t>
            </w:r>
          </w:p>
        </w:tc>
        <w:tc>
          <w:tcPr>
            <w:tcW w:w="1797" w:type="dxa"/>
            <w:vAlign w:val="center"/>
            <w:tcPrChange w:author="Алексей Ярославцев" w:date="2020-04-25T17:02:00Z" w:id="250">
              <w:tcPr>
                <w:tcW w:w="2005" w:type="dxa"/>
                <w:vAlign w:val="center"/>
              </w:tcPr>
            </w:tcPrChange>
          </w:tcPr>
          <w:p w:rsidRPr="00FC7F09" w:rsidR="00B00DD3" w:rsidP="00FC7F09" w:rsidRDefault="00B00DD3" w14:paraId="080A647B" w14:textId="77777777">
            <w:pPr>
              <w:rPr>
                <w:rFonts w:ascii="Times New Roman" w:hAnsi="Times New Roman" w:eastAsia="Times New Roman" w:cs="Times New Roman"/>
                <w:i/>
                <w:iCs/>
                <w:szCs w:val="24"/>
                <w:rPrChange w:author="Алексей Ярославцев" w:date="2020-04-25T17:02:00Z" w:id="251">
                  <w:rPr>
                    <w:rFonts w:ascii="Times New Roman" w:hAnsi="Times New Roman" w:eastAsia="Times New Roman" w:cs="Times New Roman"/>
                    <w:szCs w:val="24"/>
                  </w:rPr>
                </w:rPrChange>
              </w:rPr>
              <w:pPrChange w:author="Unknown" w:date="2020-04-25T17:02:00Z" w:id="252">
                <w:pPr>
                  <w:jc w:val="center"/>
                </w:pPr>
              </w:pPrChange>
            </w:pPr>
            <w:r w:rsidRPr="00FC7F09">
              <w:rPr>
                <w:rFonts w:ascii="Times New Roman" w:hAnsi="Times New Roman" w:cs="Times New Roman"/>
                <w:i/>
                <w:iCs/>
                <w:color w:val="000000"/>
                <w:szCs w:val="24"/>
                <w:rPrChange w:author="Алексей Ярославцев" w:date="2020-04-25T17:02:00Z" w:id="253">
                  <w:rPr>
                    <w:rFonts w:ascii="Times New Roman" w:hAnsi="Times New Roman" w:cs="Times New Roman"/>
                    <w:color w:val="000000"/>
                    <w:szCs w:val="24"/>
                  </w:rPr>
                </w:rPrChange>
              </w:rPr>
              <w:t>Tilia cordata</w:t>
            </w:r>
          </w:p>
        </w:tc>
        <w:tc>
          <w:tcPr>
            <w:tcW w:w="1585" w:type="dxa"/>
            <w:vAlign w:val="center"/>
            <w:tcPrChange w:author="Алексей Ярославцев" w:date="2020-04-25T17:02:00Z" w:id="254">
              <w:tcPr>
                <w:tcW w:w="1134" w:type="dxa"/>
                <w:vAlign w:val="center"/>
              </w:tcPr>
            </w:tcPrChange>
          </w:tcPr>
          <w:p w:rsidRPr="0089775C" w:rsidR="00B00DD3" w:rsidP="00D12ABE" w:rsidRDefault="00C22360" w14:paraId="11BD812D" w14:textId="050F9147">
            <w:pPr>
              <w:spacing w:line="20" w:lineRule="atLeast"/>
              <w:jc w:val="center"/>
              <w:rPr>
                <w:rFonts w:ascii="Times New Roman" w:hAnsi="Times New Roman" w:eastAsia="Times New Roman" w:cs="Times New Roman"/>
                <w:szCs w:val="24"/>
              </w:rPr>
            </w:pPr>
            <w:r>
              <w:rPr>
                <w:rFonts w:ascii="Times New Roman" w:hAnsi="Times New Roman" w:eastAsia="Times New Roman" w:cs="Times New Roman"/>
                <w:szCs w:val="24"/>
              </w:rPr>
              <w:t>12</w:t>
            </w:r>
          </w:p>
        </w:tc>
        <w:tc>
          <w:tcPr>
            <w:tcW w:w="1413" w:type="dxa"/>
            <w:vAlign w:val="center"/>
            <w:tcPrChange w:author="Алексей Ярославцев" w:date="2020-04-25T17:02:00Z" w:id="255">
              <w:tcPr>
                <w:tcW w:w="1417" w:type="dxa"/>
                <w:vAlign w:val="center"/>
              </w:tcPr>
            </w:tcPrChange>
          </w:tcPr>
          <w:p w:rsidRPr="0089775C" w:rsidR="00B00DD3" w:rsidP="00D12ABE" w:rsidRDefault="00B00DD3" w14:paraId="2E11618F" w14:textId="77777777">
            <w:pPr>
              <w:jc w:val="center"/>
              <w:rPr>
                <w:rFonts w:ascii="Times New Roman" w:hAnsi="Times New Roman" w:eastAsia="Times New Roman" w:cs="Times New Roman"/>
                <w:szCs w:val="24"/>
              </w:rPr>
            </w:pPr>
            <w:r>
              <w:rPr>
                <w:rFonts w:ascii="Times New Roman" w:hAnsi="Times New Roman" w:cs="Times New Roman"/>
                <w:color w:val="000000"/>
                <w:szCs w:val="24"/>
              </w:rPr>
              <w:t>28.01</w:t>
            </w:r>
          </w:p>
        </w:tc>
        <w:tc>
          <w:tcPr>
            <w:tcW w:w="1128" w:type="dxa"/>
            <w:vAlign w:val="center"/>
            <w:tcPrChange w:author="Алексей Ярославцев" w:date="2020-04-25T17:02:00Z" w:id="256">
              <w:tcPr>
                <w:tcW w:w="1063" w:type="dxa"/>
                <w:vAlign w:val="center"/>
              </w:tcPr>
            </w:tcPrChange>
          </w:tcPr>
          <w:p w:rsidRPr="0089775C" w:rsidR="00B00DD3" w:rsidP="00D12ABE" w:rsidRDefault="004E1C43" w14:paraId="6BD865FE" w14:textId="77777777">
            <w:pPr>
              <w:spacing w:line="20" w:lineRule="atLeast"/>
              <w:jc w:val="center"/>
              <w:rPr>
                <w:rFonts w:ascii="Times New Roman" w:hAnsi="Times New Roman" w:eastAsia="Times New Roman" w:cs="Times New Roman"/>
                <w:szCs w:val="24"/>
              </w:rPr>
            </w:pPr>
            <w:r>
              <w:rPr>
                <w:rFonts w:ascii="Times New Roman" w:hAnsi="Times New Roman" w:eastAsia="Times New Roman" w:cs="Times New Roman"/>
                <w:szCs w:val="24"/>
              </w:rPr>
              <w:t>40-50</w:t>
            </w:r>
          </w:p>
        </w:tc>
        <w:tc>
          <w:tcPr>
            <w:tcW w:w="1412" w:type="dxa"/>
            <w:vAlign w:val="center"/>
            <w:tcPrChange w:author="Алексей Ярославцев" w:date="2020-04-25T17:02:00Z" w:id="257">
              <w:tcPr>
                <w:tcW w:w="1414" w:type="dxa"/>
                <w:vAlign w:val="center"/>
              </w:tcPr>
            </w:tcPrChange>
          </w:tcPr>
          <w:p w:rsidRPr="0089775C" w:rsidR="00B00DD3" w:rsidP="00D12ABE" w:rsidRDefault="00B00DD3" w14:paraId="67CDA035"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Edge group</w:t>
            </w:r>
          </w:p>
        </w:tc>
        <w:tc>
          <w:tcPr>
            <w:tcW w:w="1266" w:type="dxa"/>
            <w:vAlign w:val="center"/>
            <w:tcPrChange w:author="Алексей Ярославцев" w:date="2020-04-25T17:02:00Z" w:id="258">
              <w:tcPr>
                <w:tcW w:w="1174" w:type="dxa"/>
                <w:vAlign w:val="center"/>
              </w:tcPr>
            </w:tcPrChange>
          </w:tcPr>
          <w:p w:rsidRPr="0089775C" w:rsidR="00B00DD3" w:rsidP="00D12ABE" w:rsidRDefault="00B00DD3" w14:paraId="5687F07D"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3</w:t>
            </w:r>
          </w:p>
        </w:tc>
      </w:tr>
      <w:tr w:rsidR="00B00DD3" w:rsidTr="00FC7F09" w14:paraId="2D32E730" w14:textId="77777777">
        <w:trPr>
          <w:trHeight w:val="454"/>
          <w:trPrChange w:author="Алексей Ярославцев" w:date="2020-04-25T17:02:00Z" w:id="259">
            <w:trPr>
              <w:trHeight w:val="454"/>
            </w:trPr>
          </w:trPrChange>
        </w:trPr>
        <w:tc>
          <w:tcPr>
            <w:tcW w:w="1146" w:type="dxa"/>
            <w:vAlign w:val="center"/>
            <w:tcPrChange w:author="Алексей Ярославцев" w:date="2020-04-25T17:02:00Z" w:id="260">
              <w:tcPr>
                <w:tcW w:w="1364" w:type="dxa"/>
                <w:vAlign w:val="center"/>
              </w:tcPr>
            </w:tcPrChange>
          </w:tcPr>
          <w:p w:rsidRPr="0089775C" w:rsidR="00B00DD3" w:rsidP="00D12ABE" w:rsidRDefault="00B00DD3" w14:paraId="01D2A2D9" w14:textId="77777777">
            <w:pPr>
              <w:jc w:val="center"/>
              <w:rPr>
                <w:rFonts w:ascii="Times New Roman" w:hAnsi="Times New Roman" w:cs="Times New Roman"/>
                <w:color w:val="000000"/>
                <w:szCs w:val="24"/>
              </w:rPr>
            </w:pPr>
            <w:r w:rsidRPr="0089775C">
              <w:rPr>
                <w:rFonts w:ascii="Times New Roman" w:hAnsi="Times New Roman" w:cs="Times New Roman"/>
                <w:color w:val="000000"/>
                <w:szCs w:val="24"/>
              </w:rPr>
              <w:t>218A0270</w:t>
            </w:r>
          </w:p>
        </w:tc>
        <w:tc>
          <w:tcPr>
            <w:tcW w:w="1797" w:type="dxa"/>
            <w:vAlign w:val="center"/>
            <w:tcPrChange w:author="Алексей Ярославцев" w:date="2020-04-25T17:02:00Z" w:id="261">
              <w:tcPr>
                <w:tcW w:w="2005" w:type="dxa"/>
                <w:vAlign w:val="center"/>
              </w:tcPr>
            </w:tcPrChange>
          </w:tcPr>
          <w:p w:rsidRPr="00FC7F09" w:rsidR="00B00DD3" w:rsidP="00FC7F09" w:rsidRDefault="00B00DD3" w14:paraId="08BE21AC" w14:textId="77777777">
            <w:pPr>
              <w:rPr>
                <w:rFonts w:ascii="Times New Roman" w:hAnsi="Times New Roman" w:eastAsia="Times New Roman" w:cs="Times New Roman"/>
                <w:i/>
                <w:iCs/>
                <w:szCs w:val="24"/>
                <w:rPrChange w:author="Алексей Ярославцев" w:date="2020-04-25T17:02:00Z" w:id="262">
                  <w:rPr>
                    <w:rFonts w:ascii="Times New Roman" w:hAnsi="Times New Roman" w:eastAsia="Times New Roman" w:cs="Times New Roman"/>
                    <w:szCs w:val="24"/>
                  </w:rPr>
                </w:rPrChange>
              </w:rPr>
              <w:pPrChange w:author="Unknown" w:date="2020-04-25T17:02:00Z" w:id="263">
                <w:pPr>
                  <w:jc w:val="center"/>
                </w:pPr>
              </w:pPrChange>
            </w:pPr>
            <w:r w:rsidRPr="00FC7F09">
              <w:rPr>
                <w:rFonts w:ascii="Times New Roman" w:hAnsi="Times New Roman" w:cs="Times New Roman"/>
                <w:i/>
                <w:iCs/>
                <w:color w:val="000000"/>
                <w:szCs w:val="24"/>
                <w:rPrChange w:author="Алексей Ярославцев" w:date="2020-04-25T17:02:00Z" w:id="264">
                  <w:rPr>
                    <w:rFonts w:ascii="Times New Roman" w:hAnsi="Times New Roman" w:cs="Times New Roman"/>
                    <w:color w:val="000000"/>
                    <w:szCs w:val="24"/>
                  </w:rPr>
                </w:rPrChange>
              </w:rPr>
              <w:t>Tilia cordata</w:t>
            </w:r>
          </w:p>
        </w:tc>
        <w:tc>
          <w:tcPr>
            <w:tcW w:w="1585" w:type="dxa"/>
            <w:vAlign w:val="center"/>
            <w:tcPrChange w:author="Алексей Ярославцев" w:date="2020-04-25T17:02:00Z" w:id="265">
              <w:tcPr>
                <w:tcW w:w="1134" w:type="dxa"/>
                <w:vAlign w:val="center"/>
              </w:tcPr>
            </w:tcPrChange>
          </w:tcPr>
          <w:p w:rsidRPr="0089775C" w:rsidR="00B00DD3" w:rsidP="00D12ABE" w:rsidRDefault="00C22360" w14:paraId="011E77DE" w14:textId="66659102">
            <w:pPr>
              <w:spacing w:line="20" w:lineRule="atLeast"/>
              <w:jc w:val="center"/>
              <w:rPr>
                <w:rFonts w:ascii="Times New Roman" w:hAnsi="Times New Roman" w:eastAsia="Times New Roman" w:cs="Times New Roman"/>
                <w:szCs w:val="24"/>
              </w:rPr>
            </w:pPr>
            <w:r>
              <w:rPr>
                <w:rFonts w:ascii="Times New Roman" w:hAnsi="Times New Roman" w:eastAsia="Times New Roman" w:cs="Times New Roman"/>
                <w:szCs w:val="24"/>
              </w:rPr>
              <w:t>11</w:t>
            </w:r>
          </w:p>
        </w:tc>
        <w:tc>
          <w:tcPr>
            <w:tcW w:w="1413" w:type="dxa"/>
            <w:vAlign w:val="center"/>
            <w:tcPrChange w:author="Алексей Ярославцев" w:date="2020-04-25T17:02:00Z" w:id="266">
              <w:tcPr>
                <w:tcW w:w="1417" w:type="dxa"/>
                <w:vAlign w:val="center"/>
              </w:tcPr>
            </w:tcPrChange>
          </w:tcPr>
          <w:p w:rsidRPr="0089775C" w:rsidR="00B00DD3" w:rsidP="00D12ABE" w:rsidRDefault="00B00DD3" w14:paraId="08E9227C" w14:textId="77777777">
            <w:pPr>
              <w:jc w:val="center"/>
              <w:rPr>
                <w:rFonts w:ascii="Times New Roman" w:hAnsi="Times New Roman" w:cs="Times New Roman"/>
                <w:color w:val="000000"/>
                <w:szCs w:val="24"/>
              </w:rPr>
            </w:pPr>
            <w:r w:rsidRPr="0089775C">
              <w:rPr>
                <w:rFonts w:ascii="Times New Roman" w:hAnsi="Times New Roman" w:cs="Times New Roman"/>
                <w:color w:val="000000"/>
                <w:szCs w:val="24"/>
              </w:rPr>
              <w:t>25.14</w:t>
            </w:r>
          </w:p>
        </w:tc>
        <w:tc>
          <w:tcPr>
            <w:tcW w:w="1128" w:type="dxa"/>
            <w:vAlign w:val="center"/>
            <w:tcPrChange w:author="Алексей Ярославцев" w:date="2020-04-25T17:02:00Z" w:id="267">
              <w:tcPr>
                <w:tcW w:w="1063" w:type="dxa"/>
                <w:vAlign w:val="center"/>
              </w:tcPr>
            </w:tcPrChange>
          </w:tcPr>
          <w:p w:rsidRPr="0089775C" w:rsidR="00B00DD3" w:rsidP="00D12ABE" w:rsidRDefault="00B00DD3" w14:paraId="72DCA506"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3</w:t>
            </w:r>
            <w:r w:rsidR="004E1C43">
              <w:rPr>
                <w:rFonts w:ascii="Times New Roman" w:hAnsi="Times New Roman" w:eastAsia="Times New Roman" w:cs="Times New Roman"/>
                <w:szCs w:val="24"/>
              </w:rPr>
              <w:t>0-40</w:t>
            </w:r>
          </w:p>
        </w:tc>
        <w:tc>
          <w:tcPr>
            <w:tcW w:w="1412" w:type="dxa"/>
            <w:vAlign w:val="center"/>
            <w:tcPrChange w:author="Алексей Ярославцев" w:date="2020-04-25T17:02:00Z" w:id="268">
              <w:tcPr>
                <w:tcW w:w="1414" w:type="dxa"/>
                <w:vAlign w:val="center"/>
              </w:tcPr>
            </w:tcPrChange>
          </w:tcPr>
          <w:p w:rsidRPr="0089775C" w:rsidR="00B00DD3" w:rsidP="00D12ABE" w:rsidRDefault="00B00DD3" w14:paraId="15B3BB8A"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Inner single</w:t>
            </w:r>
          </w:p>
        </w:tc>
        <w:tc>
          <w:tcPr>
            <w:tcW w:w="1266" w:type="dxa"/>
            <w:vAlign w:val="center"/>
            <w:tcPrChange w:author="Алексей Ярославцев" w:date="2020-04-25T17:02:00Z" w:id="269">
              <w:tcPr>
                <w:tcW w:w="1174" w:type="dxa"/>
                <w:vAlign w:val="center"/>
              </w:tcPr>
            </w:tcPrChange>
          </w:tcPr>
          <w:p w:rsidRPr="0089775C" w:rsidR="00B00DD3" w:rsidP="00D12ABE" w:rsidRDefault="00B00DD3" w14:paraId="2B2E6058" w14:textId="77777777">
            <w:pPr>
              <w:spacing w:line="20" w:lineRule="atLeast"/>
              <w:jc w:val="center"/>
              <w:rPr>
                <w:rFonts w:ascii="Times New Roman" w:hAnsi="Times New Roman" w:eastAsia="Times New Roman" w:cs="Times New Roman"/>
                <w:szCs w:val="24"/>
              </w:rPr>
            </w:pPr>
            <w:r w:rsidRPr="0089775C">
              <w:rPr>
                <w:rFonts w:ascii="Times New Roman" w:hAnsi="Times New Roman" w:eastAsia="Times New Roman" w:cs="Times New Roman"/>
                <w:szCs w:val="24"/>
              </w:rPr>
              <w:t>3</w:t>
            </w:r>
          </w:p>
        </w:tc>
      </w:tr>
    </w:tbl>
    <w:p w:rsidR="0089775C" w:rsidP="00D12ABE" w:rsidRDefault="0089775C" w14:paraId="14DBE067" w14:textId="661225AC">
      <w:pPr>
        <w:spacing w:after="0"/>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To obtain data on surrounding environmental </w:t>
      </w:r>
      <w:r w:rsidRPr="006C1541">
        <w:rPr>
          <w:rFonts w:ascii="Times New Roman" w:hAnsi="Times New Roman" w:eastAsia="Times New Roman" w:cs="Times New Roman"/>
          <w:sz w:val="24"/>
          <w:szCs w:val="24"/>
        </w:rPr>
        <w:t>conditions one reference TT</w:t>
      </w:r>
      <w:r w:rsidR="006B5389">
        <w:rPr>
          <w:rFonts w:ascii="Times New Roman" w:hAnsi="Times New Roman" w:eastAsia="Times New Roman" w:cs="Times New Roman"/>
          <w:sz w:val="24"/>
          <w:szCs w:val="24"/>
        </w:rPr>
        <w:t>+</w:t>
      </w:r>
      <w:r w:rsidRPr="006C1541">
        <w:rPr>
          <w:rFonts w:ascii="Times New Roman" w:hAnsi="Times New Roman" w:eastAsia="Times New Roman" w:cs="Times New Roman"/>
          <w:sz w:val="24"/>
          <w:szCs w:val="24"/>
        </w:rPr>
        <w:t xml:space="preserve"> (TT-R) was mounted</w:t>
      </w:r>
      <w:r>
        <w:rPr>
          <w:rFonts w:ascii="Times New Roman" w:hAnsi="Times New Roman" w:eastAsia="Times New Roman" w:cs="Times New Roman"/>
          <w:sz w:val="24"/>
          <w:szCs w:val="24"/>
        </w:rPr>
        <w:t xml:space="preserve"> on a</w:t>
      </w:r>
      <w:r w:rsidR="006B5389">
        <w:rPr>
          <w:rFonts w:ascii="Times New Roman" w:hAnsi="Times New Roman" w:eastAsia="Times New Roman" w:cs="Times New Roman"/>
          <w:sz w:val="24"/>
          <w:szCs w:val="24"/>
        </w:rPr>
        <w:t xml:space="preserve"> dead</w:t>
      </w:r>
      <w:commentRangeStart w:id="270"/>
      <w:r>
        <w:rPr>
          <w:rFonts w:ascii="Times New Roman" w:hAnsi="Times New Roman" w:eastAsia="Times New Roman" w:cs="Times New Roman"/>
          <w:sz w:val="24"/>
          <w:szCs w:val="24"/>
        </w:rPr>
        <w:t xml:space="preserve"> tree without canopy similar to mast due to no permissions to install on city infrastructure like lights.</w:t>
      </w:r>
      <w:commentRangeEnd w:id="270"/>
      <w:r>
        <w:rPr>
          <w:rStyle w:val="a7"/>
        </w:rPr>
        <w:commentReference w:id="270"/>
      </w:r>
      <w:r>
        <w:rPr>
          <w:rFonts w:ascii="Times New Roman" w:hAnsi="Times New Roman" w:eastAsia="Times New Roman" w:cs="Times New Roman"/>
          <w:sz w:val="24"/>
          <w:szCs w:val="24"/>
        </w:rPr>
        <w:t xml:space="preserve"> The devices were placed at a height of 3 m from the ground on the north side of the trunk and the batteries - on the south side, which reduces the risk of damage or theft of devices. All measurements were conducted from </w:t>
      </w:r>
      <w:commentRangeStart w:id="271"/>
      <w:r w:rsidRPr="005F7742" w:rsidR="001D6764">
        <w:rPr>
          <w:rFonts w:ascii="Times New Roman" w:hAnsi="Times New Roman" w:eastAsia="Times New Roman" w:cs="Times New Roman"/>
          <w:sz w:val="24"/>
          <w:szCs w:val="24"/>
        </w:rPr>
        <w:t>01 July</w:t>
      </w:r>
      <w:r w:rsidRPr="005F7742">
        <w:rPr>
          <w:rFonts w:ascii="Times New Roman" w:hAnsi="Times New Roman" w:eastAsia="Times New Roman" w:cs="Times New Roman"/>
          <w:sz w:val="24"/>
          <w:szCs w:val="24"/>
        </w:rPr>
        <w:t xml:space="preserve"> till </w:t>
      </w:r>
      <w:r w:rsidRPr="005F7742" w:rsidR="001D6764">
        <w:rPr>
          <w:rFonts w:ascii="Times New Roman" w:hAnsi="Times New Roman" w:eastAsia="Times New Roman" w:cs="Times New Roman"/>
          <w:sz w:val="24"/>
          <w:szCs w:val="24"/>
        </w:rPr>
        <w:t xml:space="preserve">31 </w:t>
      </w:r>
      <w:r w:rsidRPr="005F7742">
        <w:rPr>
          <w:rFonts w:ascii="Times New Roman" w:hAnsi="Times New Roman" w:eastAsia="Times New Roman" w:cs="Times New Roman"/>
          <w:sz w:val="24"/>
          <w:szCs w:val="24"/>
        </w:rPr>
        <w:t>November with 1,5</w:t>
      </w:r>
      <w:commentRangeEnd w:id="271"/>
      <w:r w:rsidR="005F7742">
        <w:rPr>
          <w:rStyle w:val="a7"/>
        </w:rPr>
        <w:commentReference w:id="271"/>
      </w:r>
      <w:r>
        <w:rPr>
          <w:rFonts w:ascii="Times New Roman" w:hAnsi="Times New Roman" w:eastAsia="Times New Roman" w:cs="Times New Roman"/>
          <w:sz w:val="24"/>
          <w:szCs w:val="24"/>
        </w:rPr>
        <w:t xml:space="preserve"> hour temporal resolution. Measured parameters presented with their </w:t>
      </w:r>
      <w:sdt>
        <w:sdtPr>
          <w:tag w:val="goog_rdk_18"/>
          <w:id w:val="105314813"/>
        </w:sdtPr>
        <w:sdtContent>
          <w:commentRangeStart w:id="272"/>
          <w:commentRangeStart w:id="273"/>
        </w:sdtContent>
      </w:sdt>
      <w:r>
        <w:rPr>
          <w:rFonts w:ascii="Times New Roman" w:hAnsi="Times New Roman" w:eastAsia="Times New Roman" w:cs="Times New Roman"/>
          <w:sz w:val="24"/>
          <w:szCs w:val="24"/>
        </w:rPr>
        <w:t>indexes and units in table 2.</w:t>
      </w:r>
      <w:commentRangeEnd w:id="272"/>
      <w:r>
        <w:rPr>
          <w:rStyle w:val="a7"/>
        </w:rPr>
        <w:commentReference w:id="272"/>
      </w:r>
      <w:commentRangeEnd w:id="273"/>
      <w:r w:rsidR="008D4FFD">
        <w:rPr>
          <w:rStyle w:val="a7"/>
        </w:rPr>
        <w:commentReference w:id="273"/>
      </w:r>
    </w:p>
    <w:p w:rsidR="00321759" w:rsidP="00D12ABE" w:rsidRDefault="00D56879" w14:paraId="523C793A" w14:textId="77777777">
      <w:pPr>
        <w:spacing w:after="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Table </w:t>
      </w:r>
      <w:r w:rsidR="001D6764">
        <w:rPr>
          <w:rFonts w:ascii="Times New Roman" w:hAnsi="Times New Roman" w:eastAsia="Times New Roman" w:cs="Times New Roman"/>
          <w:sz w:val="24"/>
          <w:szCs w:val="24"/>
        </w:rPr>
        <w:t>2</w:t>
      </w:r>
      <w:r>
        <w:rPr>
          <w:rFonts w:ascii="Times New Roman" w:hAnsi="Times New Roman" w:eastAsia="Times New Roman" w:cs="Times New Roman"/>
          <w:sz w:val="24"/>
          <w:szCs w:val="24"/>
        </w:rPr>
        <w:t>. Measured parameters.</w:t>
      </w:r>
    </w:p>
    <w:tbl>
      <w:tblPr>
        <w:tblStyle w:val="20"/>
        <w:tblW w:w="91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13"/>
        <w:gridCol w:w="2213"/>
        <w:gridCol w:w="2446"/>
        <w:gridCol w:w="2324"/>
      </w:tblGrid>
      <w:tr w:rsidR="00321759" w14:paraId="109F9815" w14:textId="77777777">
        <w:tc>
          <w:tcPr>
            <w:tcW w:w="2213" w:type="dxa"/>
          </w:tcPr>
          <w:p w:rsidR="00321759" w:rsidP="00D12ABE" w:rsidRDefault="00D56879" w14:paraId="75038D8B" w14:textId="7777777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Parameter</w:t>
            </w:r>
          </w:p>
        </w:tc>
        <w:tc>
          <w:tcPr>
            <w:tcW w:w="2213" w:type="dxa"/>
          </w:tcPr>
          <w:p w:rsidR="00321759" w:rsidP="00D12ABE" w:rsidRDefault="00D56879" w14:paraId="245A07C8" w14:textId="7777777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Index</w:t>
            </w:r>
          </w:p>
        </w:tc>
        <w:tc>
          <w:tcPr>
            <w:tcW w:w="2446" w:type="dxa"/>
          </w:tcPr>
          <w:p w:rsidR="00321759" w:rsidP="00D12ABE" w:rsidRDefault="00D56879" w14:paraId="2CE947EB" w14:textId="7777777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Units</w:t>
            </w:r>
          </w:p>
        </w:tc>
        <w:tc>
          <w:tcPr>
            <w:tcW w:w="2324" w:type="dxa"/>
          </w:tcPr>
          <w:p w:rsidR="00321759" w:rsidP="00D12ABE" w:rsidRDefault="006C1541" w14:paraId="0C78C80F" w14:textId="7777777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Device</w:t>
            </w:r>
          </w:p>
        </w:tc>
      </w:tr>
      <w:tr w:rsidR="00321759" w14:paraId="0D563386" w14:textId="77777777">
        <w:tc>
          <w:tcPr>
            <w:tcW w:w="2213" w:type="dxa"/>
          </w:tcPr>
          <w:p w:rsidR="00321759" w:rsidP="00D12ABE" w:rsidRDefault="00D56879" w14:paraId="559A0CAF"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Air temperature</w:t>
            </w:r>
          </w:p>
        </w:tc>
        <w:tc>
          <w:tcPr>
            <w:tcW w:w="2213" w:type="dxa"/>
          </w:tcPr>
          <w:p w:rsidR="00321759" w:rsidP="00D12ABE" w:rsidRDefault="00D56879" w14:paraId="11E5721D"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AT</w:t>
            </w:r>
            <w:r>
              <w:rPr>
                <w:rFonts w:ascii="Times New Roman" w:hAnsi="Times New Roman" w:eastAsia="Times New Roman" w:cs="Times New Roman"/>
                <w:sz w:val="24"/>
                <w:szCs w:val="24"/>
                <w:vertAlign w:val="subscript"/>
              </w:rPr>
              <w:t>r</w:t>
            </w:r>
            <w:r>
              <w:rPr>
                <w:rFonts w:ascii="Times New Roman" w:hAnsi="Times New Roman" w:eastAsia="Times New Roman" w:cs="Times New Roman"/>
                <w:sz w:val="24"/>
                <w:szCs w:val="24"/>
              </w:rPr>
              <w:t xml:space="preserve"> – for TT-R </w:t>
            </w:r>
          </w:p>
          <w:p w:rsidR="00321759" w:rsidP="00D12ABE" w:rsidRDefault="00D56879" w14:paraId="2A578287"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and AT</w:t>
            </w:r>
            <w:r>
              <w:rPr>
                <w:rFonts w:ascii="Times New Roman" w:hAnsi="Times New Roman" w:eastAsia="Times New Roman" w:cs="Times New Roman"/>
                <w:sz w:val="24"/>
                <w:szCs w:val="24"/>
                <w:vertAlign w:val="subscript"/>
              </w:rPr>
              <w:t>t</w:t>
            </w:r>
            <w:r>
              <w:rPr>
                <w:rFonts w:ascii="Times New Roman" w:hAnsi="Times New Roman" w:eastAsia="Times New Roman" w:cs="Times New Roman"/>
                <w:sz w:val="24"/>
                <w:szCs w:val="24"/>
              </w:rPr>
              <w:t xml:space="preserve"> – for TT</w:t>
            </w:r>
          </w:p>
        </w:tc>
        <w:tc>
          <w:tcPr>
            <w:tcW w:w="2446" w:type="dxa"/>
          </w:tcPr>
          <w:p w:rsidR="00321759" w:rsidP="00D12ABE" w:rsidRDefault="00D56879" w14:paraId="7A372D29"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C degrees</w:t>
            </w:r>
          </w:p>
        </w:tc>
        <w:tc>
          <w:tcPr>
            <w:tcW w:w="2324" w:type="dxa"/>
          </w:tcPr>
          <w:p w:rsidR="00321759" w:rsidP="00D12ABE" w:rsidRDefault="00D56879" w14:paraId="31CC7FF9"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TT and TT-R</w:t>
            </w:r>
          </w:p>
        </w:tc>
      </w:tr>
      <w:tr w:rsidR="00321759" w14:paraId="6CA81F88" w14:textId="77777777">
        <w:tc>
          <w:tcPr>
            <w:tcW w:w="2213" w:type="dxa"/>
          </w:tcPr>
          <w:p w:rsidR="00321759" w:rsidP="00D12ABE" w:rsidRDefault="00D56879" w14:paraId="3F035AC5"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Air humidity</w:t>
            </w:r>
          </w:p>
        </w:tc>
        <w:tc>
          <w:tcPr>
            <w:tcW w:w="2213" w:type="dxa"/>
          </w:tcPr>
          <w:p w:rsidR="00321759" w:rsidP="00D12ABE" w:rsidRDefault="00D56879" w14:paraId="7EBE0F27"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AH</w:t>
            </w:r>
            <w:r>
              <w:rPr>
                <w:rFonts w:ascii="Times New Roman" w:hAnsi="Times New Roman" w:eastAsia="Times New Roman" w:cs="Times New Roman"/>
                <w:sz w:val="24"/>
                <w:szCs w:val="24"/>
                <w:vertAlign w:val="subscript"/>
              </w:rPr>
              <w:t>r</w:t>
            </w:r>
            <w:r>
              <w:rPr>
                <w:rFonts w:ascii="Times New Roman" w:hAnsi="Times New Roman" w:eastAsia="Times New Roman" w:cs="Times New Roman"/>
                <w:sz w:val="24"/>
                <w:szCs w:val="24"/>
              </w:rPr>
              <w:t xml:space="preserve"> – for TT-R </w:t>
            </w:r>
          </w:p>
          <w:p w:rsidR="00321759" w:rsidP="00D12ABE" w:rsidRDefault="00D56879" w14:paraId="5C585855"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and AH</w:t>
            </w:r>
            <w:r>
              <w:rPr>
                <w:rFonts w:ascii="Times New Roman" w:hAnsi="Times New Roman" w:eastAsia="Times New Roman" w:cs="Times New Roman"/>
                <w:sz w:val="24"/>
                <w:szCs w:val="24"/>
                <w:vertAlign w:val="subscript"/>
              </w:rPr>
              <w:t>t</w:t>
            </w:r>
            <w:r>
              <w:rPr>
                <w:rFonts w:ascii="Times New Roman" w:hAnsi="Times New Roman" w:eastAsia="Times New Roman" w:cs="Times New Roman"/>
                <w:sz w:val="24"/>
                <w:szCs w:val="24"/>
              </w:rPr>
              <w:t xml:space="preserve"> – for TT</w:t>
            </w:r>
          </w:p>
        </w:tc>
        <w:tc>
          <w:tcPr>
            <w:tcW w:w="2446" w:type="dxa"/>
          </w:tcPr>
          <w:p w:rsidR="00321759" w:rsidP="00D12ABE" w:rsidRDefault="00D56879" w14:paraId="444196CF"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c>
          <w:tcPr>
            <w:tcW w:w="2324" w:type="dxa"/>
          </w:tcPr>
          <w:p w:rsidR="00321759" w:rsidP="00D12ABE" w:rsidRDefault="00D56879" w14:paraId="23436C8D"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TT and TT-R</w:t>
            </w:r>
          </w:p>
        </w:tc>
      </w:tr>
      <w:tr w:rsidR="00321759" w14:paraId="2CFE5E03" w14:textId="77777777">
        <w:tc>
          <w:tcPr>
            <w:tcW w:w="2213" w:type="dxa"/>
          </w:tcPr>
          <w:p w:rsidR="00321759" w:rsidP="00D12ABE" w:rsidRDefault="00D56879" w14:paraId="08CE9B19"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Sap flow</w:t>
            </w:r>
          </w:p>
        </w:tc>
        <w:tc>
          <w:tcPr>
            <w:tcW w:w="2213" w:type="dxa"/>
          </w:tcPr>
          <w:p w:rsidR="00321759" w:rsidP="00D12ABE" w:rsidRDefault="00293F72" w14:paraId="7920B6C4"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Flux</w:t>
            </w:r>
          </w:p>
        </w:tc>
        <w:tc>
          <w:tcPr>
            <w:tcW w:w="2446" w:type="dxa"/>
          </w:tcPr>
          <w:p w:rsidR="00321759" w:rsidP="00D12ABE" w:rsidRDefault="00293F72" w14:paraId="77106F3E"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l</w:t>
            </w:r>
          </w:p>
        </w:tc>
        <w:tc>
          <w:tcPr>
            <w:tcW w:w="2324" w:type="dxa"/>
          </w:tcPr>
          <w:p w:rsidR="00321759" w:rsidP="00D12ABE" w:rsidRDefault="00D56879" w14:paraId="4C88890C"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TT</w:t>
            </w:r>
          </w:p>
        </w:tc>
      </w:tr>
      <w:tr w:rsidR="00321759" w14:paraId="64FAA7C2" w14:textId="77777777">
        <w:tc>
          <w:tcPr>
            <w:tcW w:w="2213" w:type="dxa"/>
          </w:tcPr>
          <w:p w:rsidR="00321759" w:rsidP="00D12ABE" w:rsidRDefault="00D56879" w14:paraId="35696BF6"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Distance to trunk</w:t>
            </w:r>
          </w:p>
        </w:tc>
        <w:tc>
          <w:tcPr>
            <w:tcW w:w="2213" w:type="dxa"/>
          </w:tcPr>
          <w:p w:rsidR="00321759" w:rsidP="00D12ABE" w:rsidRDefault="00D56879" w14:paraId="285F9229"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Dt</w:t>
            </w:r>
          </w:p>
        </w:tc>
        <w:tc>
          <w:tcPr>
            <w:tcW w:w="2446" w:type="dxa"/>
          </w:tcPr>
          <w:p w:rsidR="00321759" w:rsidP="00D12ABE" w:rsidRDefault="00D56879" w14:paraId="757707E8"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mm</w:t>
            </w:r>
          </w:p>
        </w:tc>
        <w:tc>
          <w:tcPr>
            <w:tcW w:w="2324" w:type="dxa"/>
          </w:tcPr>
          <w:p w:rsidR="00321759" w:rsidP="00D12ABE" w:rsidRDefault="00D56879" w14:paraId="72774763"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TT</w:t>
            </w:r>
          </w:p>
        </w:tc>
      </w:tr>
      <w:tr w:rsidR="00321759" w14:paraId="244D68BB" w14:textId="77777777">
        <w:tc>
          <w:tcPr>
            <w:tcW w:w="2213" w:type="dxa"/>
          </w:tcPr>
          <w:p w:rsidR="00321759" w:rsidP="00D12ABE" w:rsidRDefault="00D56879" w14:paraId="7F02B4FC"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Trunk temperature</w:t>
            </w:r>
          </w:p>
        </w:tc>
        <w:tc>
          <w:tcPr>
            <w:tcW w:w="2213" w:type="dxa"/>
          </w:tcPr>
          <w:p w:rsidR="00321759" w:rsidP="00293F72" w:rsidRDefault="00293F72" w14:paraId="25E61CE3"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nt1</w:t>
            </w:r>
          </w:p>
        </w:tc>
        <w:tc>
          <w:tcPr>
            <w:tcW w:w="2446" w:type="dxa"/>
          </w:tcPr>
          <w:p w:rsidR="00321759" w:rsidP="00D12ABE" w:rsidRDefault="00D56879" w14:paraId="07EEF554"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C degrees</w:t>
            </w:r>
          </w:p>
        </w:tc>
        <w:tc>
          <w:tcPr>
            <w:tcW w:w="2324" w:type="dxa"/>
          </w:tcPr>
          <w:p w:rsidR="00321759" w:rsidP="00D12ABE" w:rsidRDefault="00D56879" w14:paraId="75464837"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TT</w:t>
            </w:r>
          </w:p>
        </w:tc>
      </w:tr>
      <w:tr w:rsidR="00321759" w14:paraId="5735CCB4" w14:textId="77777777">
        <w:tc>
          <w:tcPr>
            <w:tcW w:w="2213" w:type="dxa"/>
          </w:tcPr>
          <w:p w:rsidR="00321759" w:rsidP="00D12ABE" w:rsidRDefault="00D56879" w14:paraId="48B7A66C"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Trunk humidity</w:t>
            </w:r>
          </w:p>
        </w:tc>
        <w:tc>
          <w:tcPr>
            <w:tcW w:w="2213" w:type="dxa"/>
          </w:tcPr>
          <w:p w:rsidR="00321759" w:rsidP="00D12ABE" w:rsidRDefault="00293F72" w14:paraId="48786AEE"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W</w:t>
            </w:r>
          </w:p>
        </w:tc>
        <w:tc>
          <w:tcPr>
            <w:tcW w:w="2446" w:type="dxa"/>
          </w:tcPr>
          <w:p w:rsidR="00321759" w:rsidP="00D12ABE" w:rsidRDefault="00D56879" w14:paraId="4EAB034D"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c>
          <w:tcPr>
            <w:tcW w:w="2324" w:type="dxa"/>
          </w:tcPr>
          <w:p w:rsidR="00321759" w:rsidP="00D12ABE" w:rsidRDefault="00D56879" w14:paraId="11AA8ED2"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TT</w:t>
            </w:r>
          </w:p>
        </w:tc>
      </w:tr>
      <w:tr w:rsidR="00321759" w14:paraId="6A2BCAEF" w14:textId="77777777">
        <w:tc>
          <w:tcPr>
            <w:tcW w:w="2213" w:type="dxa"/>
          </w:tcPr>
          <w:p w:rsidRPr="00293F72" w:rsidR="00321759" w:rsidP="00293F72" w:rsidRDefault="008D4FFD" w14:paraId="45FAFAFE" w14:textId="1BA6F873">
            <w:pPr>
              <w:rPr>
                <w:rFonts w:ascii="Times New Roman" w:hAnsi="Times New Roman" w:eastAsia="Times New Roman" w:cs="Times New Roman"/>
              </w:rPr>
            </w:pPr>
            <w:r>
              <w:rPr>
                <w:rFonts w:ascii="Times New Roman" w:hAnsi="Times New Roman" w:cs="Times New Roman"/>
                <w:sz w:val="24"/>
              </w:rPr>
              <w:t xml:space="preserve">Canopy spectral characteristics </w:t>
            </w:r>
            <w:r>
              <w:rPr>
                <w:rFonts w:ascii="Times New Roman" w:hAnsi="Times New Roman" w:cs="Times New Roman"/>
                <w:sz w:val="24"/>
              </w:rPr>
              <w:lastRenderedPageBreak/>
              <w:t>according to spectral bands</w:t>
            </w:r>
          </w:p>
        </w:tc>
        <w:tc>
          <w:tcPr>
            <w:tcW w:w="2213" w:type="dxa"/>
          </w:tcPr>
          <w:p w:rsidR="00321759" w:rsidP="00D12ABE" w:rsidRDefault="00D56879" w14:paraId="487BC7CD" w14:textId="262B41BF">
            <w:pPr>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B</w:t>
            </w:r>
            <w:r w:rsidR="008D4FFD">
              <w:rPr>
                <w:rFonts w:ascii="Times New Roman" w:hAnsi="Times New Roman" w:eastAsia="Times New Roman" w:cs="Times New Roman"/>
                <w:sz w:val="24"/>
                <w:szCs w:val="24"/>
              </w:rPr>
              <w:t>i</w:t>
            </w:r>
            <w:r>
              <w:rPr>
                <w:rFonts w:ascii="Times New Roman" w:hAnsi="Times New Roman" w:eastAsia="Times New Roman" w:cs="Times New Roman"/>
                <w:sz w:val="24"/>
                <w:szCs w:val="24"/>
                <w:vertAlign w:val="subscript"/>
              </w:rPr>
              <w:t>r</w:t>
            </w:r>
            <w:r>
              <w:rPr>
                <w:rFonts w:ascii="Times New Roman" w:hAnsi="Times New Roman" w:eastAsia="Times New Roman" w:cs="Times New Roman"/>
                <w:sz w:val="24"/>
                <w:szCs w:val="24"/>
              </w:rPr>
              <w:t xml:space="preserve"> – for TT-R </w:t>
            </w:r>
          </w:p>
          <w:p w:rsidR="00321759" w:rsidP="00D12ABE" w:rsidRDefault="00D56879" w14:paraId="4FACE208" w14:textId="1A0D7834">
            <w:pPr>
              <w:rPr>
                <w:rFonts w:ascii="Times New Roman" w:hAnsi="Times New Roman" w:eastAsia="Times New Roman" w:cs="Times New Roman"/>
                <w:sz w:val="24"/>
                <w:szCs w:val="24"/>
              </w:rPr>
            </w:pPr>
            <w:r>
              <w:rPr>
                <w:rFonts w:ascii="Times New Roman" w:hAnsi="Times New Roman" w:eastAsia="Times New Roman" w:cs="Times New Roman"/>
                <w:sz w:val="24"/>
                <w:szCs w:val="24"/>
              </w:rPr>
              <w:t>and B</w:t>
            </w:r>
            <w:r w:rsidR="008D4FFD">
              <w:rPr>
                <w:rFonts w:ascii="Times New Roman" w:hAnsi="Times New Roman" w:eastAsia="Times New Roman" w:cs="Times New Roman"/>
                <w:sz w:val="24"/>
                <w:szCs w:val="24"/>
              </w:rPr>
              <w:t>i</w:t>
            </w:r>
            <w:r>
              <w:rPr>
                <w:rFonts w:ascii="Times New Roman" w:hAnsi="Times New Roman" w:eastAsia="Times New Roman" w:cs="Times New Roman"/>
                <w:sz w:val="24"/>
                <w:szCs w:val="24"/>
                <w:vertAlign w:val="subscript"/>
              </w:rPr>
              <w:t>t</w:t>
            </w:r>
            <w:r>
              <w:rPr>
                <w:rFonts w:ascii="Times New Roman" w:hAnsi="Times New Roman" w:eastAsia="Times New Roman" w:cs="Times New Roman"/>
                <w:sz w:val="24"/>
                <w:szCs w:val="24"/>
              </w:rPr>
              <w:t xml:space="preserve"> – for TT</w:t>
            </w:r>
            <w:r w:rsidR="008D4FFD">
              <w:rPr>
                <w:rFonts w:ascii="Times New Roman" w:hAnsi="Times New Roman" w:eastAsia="Times New Roman" w:cs="Times New Roman"/>
                <w:sz w:val="24"/>
                <w:szCs w:val="24"/>
              </w:rPr>
              <w:t xml:space="preserve">, where  i  </w:t>
            </w:r>
            <w:r w:rsidR="008D4FFD">
              <w:rPr>
                <w:rFonts w:ascii="Times New Roman" w:hAnsi="Times New Roman" w:eastAsia="Times New Roman" w:cs="Times New Roman"/>
                <w:sz w:val="24"/>
                <w:szCs w:val="24"/>
              </w:rPr>
              <w:lastRenderedPageBreak/>
              <w:t>wavelengths of band center</w:t>
            </w:r>
          </w:p>
        </w:tc>
        <w:tc>
          <w:tcPr>
            <w:tcW w:w="2446" w:type="dxa"/>
          </w:tcPr>
          <w:p w:rsidR="00321759" w:rsidP="00D12ABE" w:rsidRDefault="00D56879" w14:paraId="36682F96"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Digital numbers</w:t>
            </w:r>
          </w:p>
        </w:tc>
        <w:tc>
          <w:tcPr>
            <w:tcW w:w="2324" w:type="dxa"/>
          </w:tcPr>
          <w:p w:rsidR="00321759" w:rsidP="00D12ABE" w:rsidRDefault="00D56879" w14:paraId="55F66FCC"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TT and TT-R</w:t>
            </w:r>
          </w:p>
        </w:tc>
      </w:tr>
    </w:tbl>
    <w:p w:rsidR="00F902A5" w:rsidP="00D12ABE" w:rsidRDefault="00F902A5" w14:paraId="2D152D42" w14:textId="77777777">
      <w:pPr>
        <w:spacing w:after="0"/>
        <w:rPr>
          <w:rFonts w:ascii="Times New Roman" w:hAnsi="Times New Roman" w:eastAsia="Times New Roman" w:cs="Times New Roman"/>
          <w:sz w:val="24"/>
          <w:szCs w:val="24"/>
        </w:rPr>
      </w:pPr>
    </w:p>
    <w:p w:rsidR="00321759" w:rsidP="00D12ABE" w:rsidRDefault="00D56879" w14:paraId="20760F2D" w14:textId="77777777">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2.</w:t>
      </w:r>
      <w:r w:rsidR="006C1541">
        <w:rPr>
          <w:rFonts w:ascii="Times New Roman" w:hAnsi="Times New Roman" w:eastAsia="Times New Roman" w:cs="Times New Roman"/>
          <w:sz w:val="24"/>
          <w:szCs w:val="24"/>
        </w:rPr>
        <w:t>2</w:t>
      </w:r>
      <w:r>
        <w:rPr>
          <w:rFonts w:ascii="Times New Roman" w:hAnsi="Times New Roman" w:eastAsia="Times New Roman" w:cs="Times New Roman"/>
          <w:sz w:val="24"/>
          <w:szCs w:val="24"/>
        </w:rPr>
        <w:t xml:space="preserve">. Justification of the ES Indicators. </w:t>
      </w:r>
    </w:p>
    <w:p w:rsidRPr="00437DF0" w:rsidR="00321759" w:rsidP="00D12ABE" w:rsidRDefault="00D56879" w14:paraId="6C30EEC9" w14:textId="77777777">
      <w:pPr>
        <w:spacing w:after="0"/>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As we wanted to provide </w:t>
      </w:r>
      <w:r w:rsidR="006C1541">
        <w:rPr>
          <w:rFonts w:ascii="Times New Roman" w:hAnsi="Times New Roman" w:eastAsia="Times New Roman" w:cs="Times New Roman"/>
          <w:sz w:val="24"/>
          <w:szCs w:val="24"/>
        </w:rPr>
        <w:t xml:space="preserve">clearly understandable </w:t>
      </w:r>
      <w:r w:rsidR="00293F72">
        <w:rPr>
          <w:rFonts w:ascii="Times New Roman" w:hAnsi="Times New Roman" w:eastAsia="Times New Roman" w:cs="Times New Roman"/>
          <w:sz w:val="24"/>
          <w:szCs w:val="24"/>
        </w:rPr>
        <w:t>Ecosystem Services Indicators</w:t>
      </w:r>
      <w:r w:rsidR="006C1541">
        <w:rPr>
          <w:rFonts w:ascii="Times New Roman" w:hAnsi="Times New Roman" w:eastAsia="Times New Roman" w:cs="Times New Roman"/>
          <w:sz w:val="24"/>
          <w:szCs w:val="24"/>
        </w:rPr>
        <w:t>,</w:t>
      </w:r>
      <w:r>
        <w:rPr>
          <w:rFonts w:ascii="Times New Roman" w:hAnsi="Times New Roman" w:eastAsia="Times New Roman" w:cs="Times New Roman"/>
          <w:sz w:val="24"/>
          <w:szCs w:val="24"/>
        </w:rPr>
        <w:t xml:space="preserve"> we assumed relations between measured parameters and indicators based on existed literature (Gómez-Baggethun and Barton 2013; Andersson-Sköld et al. 2018)</w:t>
      </w:r>
      <w:r w:rsidR="00A55DA5">
        <w:rPr>
          <w:rFonts w:ascii="Times New Roman" w:hAnsi="Times New Roman" w:eastAsia="Times New Roman" w:cs="Times New Roman"/>
          <w:sz w:val="24"/>
          <w:szCs w:val="24"/>
        </w:rPr>
        <w:t xml:space="preserve"> and</w:t>
      </w:r>
      <w:r>
        <w:rPr>
          <w:rFonts w:ascii="Times New Roman" w:hAnsi="Times New Roman" w:eastAsia="Times New Roman" w:cs="Times New Roman"/>
          <w:sz w:val="24"/>
          <w:szCs w:val="24"/>
        </w:rPr>
        <w:t xml:space="preserve"> summed up described relations with possible calculations and key references in table </w:t>
      </w:r>
      <w:r w:rsidR="00DD3DDC">
        <w:rPr>
          <w:rFonts w:ascii="Times New Roman" w:hAnsi="Times New Roman" w:eastAsia="Times New Roman" w:cs="Times New Roman"/>
          <w:sz w:val="24"/>
          <w:szCs w:val="24"/>
        </w:rPr>
        <w:t>3</w:t>
      </w:r>
      <w:r>
        <w:rPr>
          <w:rFonts w:ascii="Times New Roman" w:hAnsi="Times New Roman" w:eastAsia="Times New Roman" w:cs="Times New Roman"/>
          <w:sz w:val="24"/>
          <w:szCs w:val="24"/>
        </w:rPr>
        <w:t>.</w:t>
      </w:r>
      <w:r w:rsidR="00DD3DDC">
        <w:rPr>
          <w:rFonts w:ascii="Times New Roman" w:hAnsi="Times New Roman" w:eastAsia="Times New Roman" w:cs="Times New Roman"/>
          <w:sz w:val="24"/>
          <w:szCs w:val="24"/>
        </w:rPr>
        <w:t xml:space="preserve"> Direct measurements (like air temperature or relative humidity) gave us an opportunity to calculate ESI without any additional assumptions. But</w:t>
      </w:r>
      <w:r w:rsidRPr="00437DF0" w:rsidR="00DD3DDC">
        <w:rPr>
          <w:rFonts w:ascii="Times New Roman" w:hAnsi="Times New Roman" w:eastAsia="Times New Roman" w:cs="Times New Roman"/>
          <w:sz w:val="24"/>
          <w:szCs w:val="24"/>
        </w:rPr>
        <w:t xml:space="preserve"> </w:t>
      </w:r>
      <w:r w:rsidR="00DD3DDC">
        <w:rPr>
          <w:rFonts w:ascii="Times New Roman" w:hAnsi="Times New Roman" w:eastAsia="Times New Roman" w:cs="Times New Roman"/>
          <w:sz w:val="24"/>
          <w:szCs w:val="24"/>
        </w:rPr>
        <w:t>all</w:t>
      </w:r>
      <w:r w:rsidRPr="00437DF0" w:rsidR="00DD3DDC">
        <w:rPr>
          <w:rFonts w:ascii="Times New Roman" w:hAnsi="Times New Roman" w:eastAsia="Times New Roman" w:cs="Times New Roman"/>
          <w:sz w:val="24"/>
          <w:szCs w:val="24"/>
        </w:rPr>
        <w:t xml:space="preserve"> </w:t>
      </w:r>
      <w:r w:rsidR="00DD3DDC">
        <w:rPr>
          <w:rFonts w:ascii="Times New Roman" w:hAnsi="Times New Roman" w:eastAsia="Times New Roman" w:cs="Times New Roman"/>
          <w:sz w:val="24"/>
          <w:szCs w:val="24"/>
        </w:rPr>
        <w:t>the</w:t>
      </w:r>
      <w:r w:rsidRPr="00437DF0" w:rsidR="00DD3DDC">
        <w:rPr>
          <w:rFonts w:ascii="Times New Roman" w:hAnsi="Times New Roman" w:eastAsia="Times New Roman" w:cs="Times New Roman"/>
          <w:sz w:val="24"/>
          <w:szCs w:val="24"/>
        </w:rPr>
        <w:t xml:space="preserve"> </w:t>
      </w:r>
      <w:r w:rsidR="00DD3DDC">
        <w:rPr>
          <w:rFonts w:ascii="Times New Roman" w:hAnsi="Times New Roman" w:eastAsia="Times New Roman" w:cs="Times New Roman"/>
          <w:sz w:val="24"/>
          <w:szCs w:val="24"/>
        </w:rPr>
        <w:t>ESI</w:t>
      </w:r>
      <w:r w:rsidRPr="00437DF0" w:rsidR="00DD3DDC">
        <w:rPr>
          <w:rFonts w:ascii="Times New Roman" w:hAnsi="Times New Roman" w:eastAsia="Times New Roman" w:cs="Times New Roman"/>
          <w:sz w:val="24"/>
          <w:szCs w:val="24"/>
        </w:rPr>
        <w:t xml:space="preserve"> </w:t>
      </w:r>
      <w:r w:rsidR="00DD3DDC">
        <w:rPr>
          <w:rFonts w:ascii="Times New Roman" w:hAnsi="Times New Roman" w:eastAsia="Times New Roman" w:cs="Times New Roman"/>
          <w:sz w:val="24"/>
          <w:szCs w:val="24"/>
        </w:rPr>
        <w:t>that</w:t>
      </w:r>
      <w:r w:rsidRPr="00437DF0" w:rsidR="00DD3DDC">
        <w:rPr>
          <w:rFonts w:ascii="Times New Roman" w:hAnsi="Times New Roman" w:eastAsia="Times New Roman" w:cs="Times New Roman"/>
          <w:sz w:val="24"/>
          <w:szCs w:val="24"/>
        </w:rPr>
        <w:t xml:space="preserve"> </w:t>
      </w:r>
      <w:r w:rsidR="00DD3DDC">
        <w:rPr>
          <w:rFonts w:ascii="Times New Roman" w:hAnsi="Times New Roman" w:eastAsia="Times New Roman" w:cs="Times New Roman"/>
          <w:sz w:val="24"/>
          <w:szCs w:val="24"/>
        </w:rPr>
        <w:t>is</w:t>
      </w:r>
      <w:r w:rsidRPr="00437DF0" w:rsidR="00DD3DDC">
        <w:rPr>
          <w:rFonts w:ascii="Times New Roman" w:hAnsi="Times New Roman" w:eastAsia="Times New Roman" w:cs="Times New Roman"/>
          <w:sz w:val="24"/>
          <w:szCs w:val="24"/>
        </w:rPr>
        <w:t xml:space="preserve"> </w:t>
      </w:r>
      <w:r w:rsidR="00DD3DDC">
        <w:rPr>
          <w:rFonts w:ascii="Times New Roman" w:hAnsi="Times New Roman" w:eastAsia="Times New Roman" w:cs="Times New Roman"/>
          <w:sz w:val="24"/>
          <w:szCs w:val="24"/>
        </w:rPr>
        <w:t>labeled</w:t>
      </w:r>
      <w:r w:rsidRPr="00437DF0" w:rsidR="00DD3DDC">
        <w:rPr>
          <w:rFonts w:ascii="Times New Roman" w:hAnsi="Times New Roman" w:eastAsia="Times New Roman" w:cs="Times New Roman"/>
          <w:sz w:val="24"/>
          <w:szCs w:val="24"/>
        </w:rPr>
        <w:t xml:space="preserve"> </w:t>
      </w:r>
      <w:r w:rsidR="00DD3DDC">
        <w:rPr>
          <w:rFonts w:ascii="Times New Roman" w:hAnsi="Times New Roman" w:eastAsia="Times New Roman" w:cs="Times New Roman"/>
          <w:sz w:val="24"/>
          <w:szCs w:val="24"/>
        </w:rPr>
        <w:t>as</w:t>
      </w:r>
      <w:r w:rsidRPr="00437DF0" w:rsidR="00DD3DDC">
        <w:rPr>
          <w:rFonts w:ascii="Times New Roman" w:hAnsi="Times New Roman" w:eastAsia="Times New Roman" w:cs="Times New Roman"/>
          <w:sz w:val="24"/>
          <w:szCs w:val="24"/>
        </w:rPr>
        <w:t xml:space="preserve"> “</w:t>
      </w:r>
      <w:r w:rsidR="00DD3DDC">
        <w:rPr>
          <w:rFonts w:ascii="Times New Roman" w:hAnsi="Times New Roman" w:eastAsia="Times New Roman" w:cs="Times New Roman"/>
          <w:sz w:val="24"/>
          <w:szCs w:val="24"/>
        </w:rPr>
        <w:t>indirect</w:t>
      </w:r>
      <w:r w:rsidRPr="00437DF0" w:rsidR="00DD3DDC">
        <w:rPr>
          <w:rFonts w:ascii="Times New Roman" w:hAnsi="Times New Roman" w:eastAsia="Times New Roman" w:cs="Times New Roman"/>
          <w:sz w:val="24"/>
          <w:szCs w:val="24"/>
        </w:rPr>
        <w:t xml:space="preserve">” </w:t>
      </w:r>
      <w:r w:rsidRPr="00437DF0" w:rsidR="00437DF0">
        <w:rPr>
          <w:rFonts w:ascii="Times New Roman" w:hAnsi="Times New Roman" w:eastAsia="Times New Roman" w:cs="Times New Roman"/>
          <w:sz w:val="24"/>
          <w:szCs w:val="24"/>
        </w:rPr>
        <w:t xml:space="preserve">required us to introduce some adjustment factors or assumptions. </w:t>
      </w:r>
      <w:r w:rsidR="00437DF0">
        <w:rPr>
          <w:rFonts w:ascii="Times New Roman" w:hAnsi="Times New Roman" w:eastAsia="Times New Roman" w:cs="Times New Roman"/>
          <w:sz w:val="24"/>
          <w:szCs w:val="24"/>
        </w:rPr>
        <w:t>Several ESI could be calculated easily via using LAI, but not for all of them we had enough information (e.g. gas concentrations in the air or noise level) and possibilities to verify the results, so we decided to show only LAI dynamics instead of manipulating with unproved data. As an example of useful</w:t>
      </w:r>
      <w:r w:rsidR="00F902A5">
        <w:rPr>
          <w:rFonts w:ascii="Times New Roman" w:hAnsi="Times New Roman" w:eastAsia="Times New Roman" w:cs="Times New Roman"/>
          <w:sz w:val="24"/>
          <w:szCs w:val="24"/>
        </w:rPr>
        <w:t>ness</w:t>
      </w:r>
      <w:r w:rsidR="00437DF0">
        <w:rPr>
          <w:rFonts w:ascii="Times New Roman" w:hAnsi="Times New Roman" w:eastAsia="Times New Roman" w:cs="Times New Roman"/>
          <w:sz w:val="24"/>
          <w:szCs w:val="24"/>
        </w:rPr>
        <w:t xml:space="preserve"> of LAI we focused on particulate adsorption</w:t>
      </w:r>
      <w:r w:rsidR="00F902A5">
        <w:rPr>
          <w:rFonts w:ascii="Times New Roman" w:hAnsi="Times New Roman" w:eastAsia="Times New Roman" w:cs="Times New Roman"/>
          <w:sz w:val="24"/>
          <w:szCs w:val="24"/>
        </w:rPr>
        <w:t>.</w:t>
      </w:r>
    </w:p>
    <w:p w:rsidR="00DD3DDC" w:rsidP="00DD3DDC" w:rsidRDefault="00DD3DDC" w14:paraId="2C459320" w14:textId="77777777">
      <w:pPr>
        <w:spacing w:after="0"/>
        <w:ind w:firstLine="72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Table 3. Indicators of ES, provided by urban trees</w:t>
      </w:r>
    </w:p>
    <w:tbl>
      <w:tblPr>
        <w:tblStyle w:val="12"/>
        <w:tblW w:w="988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101"/>
        <w:gridCol w:w="1275"/>
        <w:gridCol w:w="1276"/>
        <w:gridCol w:w="1418"/>
        <w:gridCol w:w="992"/>
        <w:gridCol w:w="850"/>
        <w:gridCol w:w="2977"/>
      </w:tblGrid>
      <w:tr w:rsidRPr="00F902A5" w:rsidR="00F902A5" w:rsidTr="00F902A5" w14:paraId="6472FF98" w14:textId="77777777">
        <w:tc>
          <w:tcPr>
            <w:tcW w:w="1101" w:type="dxa"/>
            <w:vAlign w:val="center"/>
          </w:tcPr>
          <w:p w:rsidRPr="00F902A5" w:rsidR="00DD3DDC" w:rsidP="00F902A5" w:rsidRDefault="00DD3DDC" w14:paraId="042A0114" w14:textId="77777777">
            <w:pPr>
              <w:jc w:val="center"/>
              <w:rPr>
                <w:rFonts w:ascii="Times New Roman" w:hAnsi="Times New Roman" w:eastAsia="Times New Roman" w:cs="Times New Roman"/>
                <w:b/>
                <w:sz w:val="20"/>
                <w:szCs w:val="20"/>
              </w:rPr>
            </w:pPr>
            <w:r w:rsidRPr="00F902A5">
              <w:rPr>
                <w:rFonts w:ascii="Times New Roman" w:hAnsi="Times New Roman" w:eastAsia="Times New Roman" w:cs="Times New Roman"/>
                <w:b/>
                <w:sz w:val="20"/>
                <w:szCs w:val="20"/>
              </w:rPr>
              <w:t>ES group</w:t>
            </w:r>
          </w:p>
        </w:tc>
        <w:tc>
          <w:tcPr>
            <w:tcW w:w="1275" w:type="dxa"/>
            <w:vAlign w:val="center"/>
          </w:tcPr>
          <w:p w:rsidRPr="00F902A5" w:rsidR="00DD3DDC" w:rsidP="00F902A5" w:rsidRDefault="00DD3DDC" w14:paraId="5A78168F" w14:textId="77777777">
            <w:pPr>
              <w:jc w:val="center"/>
              <w:rPr>
                <w:rFonts w:ascii="Times New Roman" w:hAnsi="Times New Roman" w:eastAsia="Times New Roman" w:cs="Times New Roman"/>
                <w:b/>
                <w:sz w:val="20"/>
                <w:szCs w:val="20"/>
              </w:rPr>
            </w:pPr>
            <w:r w:rsidRPr="00F902A5">
              <w:rPr>
                <w:rFonts w:ascii="Times New Roman" w:hAnsi="Times New Roman" w:eastAsia="Times New Roman" w:cs="Times New Roman"/>
                <w:b/>
                <w:sz w:val="20"/>
                <w:szCs w:val="20"/>
              </w:rPr>
              <w:t>Type of ES</w:t>
            </w:r>
          </w:p>
        </w:tc>
        <w:tc>
          <w:tcPr>
            <w:tcW w:w="1276" w:type="dxa"/>
            <w:vAlign w:val="center"/>
          </w:tcPr>
          <w:p w:rsidRPr="00F902A5" w:rsidR="00DD3DDC" w:rsidP="00F902A5" w:rsidRDefault="00DD3DDC" w14:paraId="4C0651ED" w14:textId="77777777">
            <w:pPr>
              <w:jc w:val="center"/>
              <w:rPr>
                <w:rFonts w:ascii="Times New Roman" w:hAnsi="Times New Roman" w:eastAsia="Times New Roman" w:cs="Times New Roman"/>
                <w:b/>
                <w:sz w:val="20"/>
                <w:szCs w:val="20"/>
              </w:rPr>
            </w:pPr>
            <w:r w:rsidRPr="00F902A5">
              <w:rPr>
                <w:rFonts w:ascii="Times New Roman" w:hAnsi="Times New Roman" w:eastAsia="Times New Roman" w:cs="Times New Roman"/>
                <w:b/>
                <w:sz w:val="20"/>
                <w:szCs w:val="20"/>
              </w:rPr>
              <w:t>Indicator</w:t>
            </w:r>
          </w:p>
        </w:tc>
        <w:tc>
          <w:tcPr>
            <w:tcW w:w="1418" w:type="dxa"/>
            <w:vAlign w:val="center"/>
          </w:tcPr>
          <w:p w:rsidRPr="00F902A5" w:rsidR="00DD3DDC" w:rsidP="00F902A5" w:rsidRDefault="00DD3DDC" w14:paraId="2981D31B" w14:textId="77777777">
            <w:pPr>
              <w:jc w:val="center"/>
              <w:rPr>
                <w:rFonts w:ascii="Times New Roman" w:hAnsi="Times New Roman" w:eastAsia="Times New Roman" w:cs="Times New Roman"/>
                <w:b/>
                <w:sz w:val="20"/>
                <w:szCs w:val="20"/>
              </w:rPr>
            </w:pPr>
            <w:r w:rsidRPr="00F902A5">
              <w:rPr>
                <w:rFonts w:ascii="Times New Roman" w:hAnsi="Times New Roman" w:eastAsia="Times New Roman" w:cs="Times New Roman"/>
                <w:b/>
                <w:sz w:val="20"/>
                <w:szCs w:val="20"/>
              </w:rPr>
              <w:t>Sensor</w:t>
            </w:r>
          </w:p>
        </w:tc>
        <w:tc>
          <w:tcPr>
            <w:tcW w:w="992" w:type="dxa"/>
            <w:vAlign w:val="center"/>
          </w:tcPr>
          <w:p w:rsidRPr="00F902A5" w:rsidR="00DD3DDC" w:rsidP="00F902A5" w:rsidRDefault="00DD3DDC" w14:paraId="748C7CC3" w14:textId="77777777">
            <w:pPr>
              <w:jc w:val="center"/>
              <w:rPr>
                <w:rFonts w:ascii="Times New Roman" w:hAnsi="Times New Roman" w:eastAsia="Times New Roman" w:cs="Times New Roman"/>
                <w:b/>
                <w:sz w:val="20"/>
                <w:szCs w:val="20"/>
              </w:rPr>
            </w:pPr>
            <w:r w:rsidRPr="00F902A5">
              <w:rPr>
                <w:rFonts w:ascii="Times New Roman" w:hAnsi="Times New Roman" w:eastAsia="Times New Roman" w:cs="Times New Roman"/>
                <w:b/>
                <w:sz w:val="20"/>
                <w:szCs w:val="20"/>
              </w:rPr>
              <w:t>Type of equation</w:t>
            </w:r>
          </w:p>
        </w:tc>
        <w:tc>
          <w:tcPr>
            <w:tcW w:w="850" w:type="dxa"/>
            <w:vAlign w:val="center"/>
          </w:tcPr>
          <w:p w:rsidRPr="00F902A5" w:rsidR="00DD3DDC" w:rsidP="00F902A5" w:rsidRDefault="00DD3DDC" w14:paraId="4C9B2965" w14:textId="77777777">
            <w:pPr>
              <w:jc w:val="center"/>
              <w:rPr>
                <w:rFonts w:ascii="Times New Roman" w:hAnsi="Times New Roman" w:eastAsia="Times New Roman" w:cs="Times New Roman"/>
                <w:b/>
                <w:sz w:val="20"/>
                <w:szCs w:val="20"/>
              </w:rPr>
            </w:pPr>
            <w:r w:rsidRPr="00F902A5">
              <w:rPr>
                <w:rFonts w:ascii="Times New Roman" w:hAnsi="Times New Roman" w:eastAsia="Times New Roman" w:cs="Times New Roman"/>
                <w:b/>
                <w:sz w:val="20"/>
                <w:szCs w:val="20"/>
              </w:rPr>
              <w:t>Units</w:t>
            </w:r>
          </w:p>
        </w:tc>
        <w:tc>
          <w:tcPr>
            <w:tcW w:w="2977" w:type="dxa"/>
            <w:vAlign w:val="center"/>
          </w:tcPr>
          <w:p w:rsidRPr="00F902A5" w:rsidR="00DD3DDC" w:rsidP="00F902A5" w:rsidRDefault="00DD3DDC" w14:paraId="778FD889" w14:textId="77777777">
            <w:pPr>
              <w:jc w:val="center"/>
              <w:rPr>
                <w:rFonts w:ascii="Times New Roman" w:hAnsi="Times New Roman" w:eastAsia="Times New Roman" w:cs="Times New Roman"/>
                <w:b/>
                <w:sz w:val="20"/>
                <w:szCs w:val="20"/>
              </w:rPr>
            </w:pPr>
            <w:r w:rsidRPr="00F902A5">
              <w:rPr>
                <w:rFonts w:ascii="Times New Roman" w:hAnsi="Times New Roman" w:eastAsia="Times New Roman" w:cs="Times New Roman"/>
                <w:b/>
                <w:sz w:val="20"/>
                <w:szCs w:val="20"/>
              </w:rPr>
              <w:t>Key references</w:t>
            </w:r>
          </w:p>
        </w:tc>
      </w:tr>
      <w:tr w:rsidRPr="00F902A5" w:rsidR="00F902A5" w:rsidTr="00F902A5" w14:paraId="6337B4F4" w14:textId="77777777">
        <w:trPr>
          <w:trHeight w:val="828"/>
        </w:trPr>
        <w:tc>
          <w:tcPr>
            <w:tcW w:w="1101" w:type="dxa"/>
            <w:vAlign w:val="center"/>
          </w:tcPr>
          <w:p w:rsidRPr="00F902A5" w:rsidR="00DD3DDC" w:rsidP="00730F1A" w:rsidRDefault="00DD3DDC" w14:paraId="2AC465ED"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Global Climate regulation</w:t>
            </w:r>
          </w:p>
        </w:tc>
        <w:tc>
          <w:tcPr>
            <w:tcW w:w="1275" w:type="dxa"/>
            <w:vAlign w:val="center"/>
          </w:tcPr>
          <w:p w:rsidRPr="00F902A5" w:rsidR="00DD3DDC" w:rsidP="00730F1A" w:rsidRDefault="00DD3DDC" w14:paraId="4B870AAA"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Carbon sequestration</w:t>
            </w:r>
          </w:p>
        </w:tc>
        <w:tc>
          <w:tcPr>
            <w:tcW w:w="1276" w:type="dxa"/>
            <w:vAlign w:val="center"/>
          </w:tcPr>
          <w:p w:rsidRPr="00F902A5" w:rsidR="00DD3DDC" w:rsidP="00730F1A" w:rsidRDefault="00DD3DDC" w14:paraId="16B1063C"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Tree stamp growth rate</w:t>
            </w:r>
          </w:p>
        </w:tc>
        <w:tc>
          <w:tcPr>
            <w:tcW w:w="1418" w:type="dxa"/>
            <w:vAlign w:val="center"/>
          </w:tcPr>
          <w:p w:rsidRPr="00F902A5" w:rsidR="00DD3DDC" w:rsidP="00730F1A" w:rsidRDefault="00F0605C" w14:paraId="2048E38C" w14:textId="77777777">
            <w:pPr>
              <w:jc w:val="center"/>
              <w:rPr>
                <w:rFonts w:ascii="Times New Roman" w:hAnsi="Times New Roman" w:eastAsia="Times New Roman" w:cs="Times New Roman"/>
                <w:sz w:val="20"/>
                <w:szCs w:val="20"/>
                <w:highlight w:val="red"/>
              </w:rPr>
            </w:pPr>
            <w:sdt>
              <w:sdtPr>
                <w:rPr>
                  <w:sz w:val="20"/>
                  <w:szCs w:val="20"/>
                </w:rPr>
                <w:tag w:val="goog_rdk_7"/>
                <w:id w:val="628208436"/>
              </w:sdtPr>
              <w:sdtContent/>
            </w:sdt>
            <w:r w:rsidRPr="00F902A5" w:rsidR="00DD3DDC">
              <w:rPr>
                <w:rFonts w:ascii="Times New Roman" w:hAnsi="Times New Roman" w:eastAsia="Times New Roman" w:cs="Times New Roman"/>
                <w:sz w:val="20"/>
                <w:szCs w:val="20"/>
              </w:rPr>
              <w:t>IR sensor</w:t>
            </w:r>
          </w:p>
        </w:tc>
        <w:tc>
          <w:tcPr>
            <w:tcW w:w="992" w:type="dxa"/>
            <w:vAlign w:val="center"/>
          </w:tcPr>
          <w:p w:rsidRPr="00F902A5" w:rsidR="00DD3DDC" w:rsidP="00730F1A" w:rsidRDefault="00DD3DDC" w14:paraId="274E2ABB" w14:textId="77777777">
            <w:pPr>
              <w:jc w:val="center"/>
              <w:rPr>
                <w:rFonts w:ascii="Times New Roman" w:hAnsi="Times New Roman" w:cs="Times New Roman"/>
                <w:color w:val="000000"/>
                <w:sz w:val="20"/>
                <w:szCs w:val="20"/>
                <w:shd w:val="clear" w:color="auto" w:fill="FFFFFF"/>
              </w:rPr>
            </w:pPr>
            <w:r w:rsidRPr="00F902A5">
              <w:rPr>
                <w:rFonts w:ascii="yandex-sans" w:hAnsi="yandex-sans"/>
                <w:color w:val="000000"/>
                <w:sz w:val="20"/>
                <w:szCs w:val="20"/>
                <w:shd w:val="clear" w:color="auto" w:fill="FFFFFF"/>
              </w:rPr>
              <w:t>Indirect</w:t>
            </w:r>
          </w:p>
        </w:tc>
        <w:tc>
          <w:tcPr>
            <w:tcW w:w="850" w:type="dxa"/>
            <w:vAlign w:val="center"/>
          </w:tcPr>
          <w:p w:rsidRPr="00F902A5" w:rsidR="00DD3DDC" w:rsidP="00730F1A" w:rsidRDefault="00437DF0" w14:paraId="7CCA1C99"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k</w:t>
            </w:r>
            <w:r w:rsidRPr="00F902A5" w:rsidR="00DD3DDC">
              <w:rPr>
                <w:rFonts w:ascii="Times New Roman" w:hAnsi="Times New Roman" w:eastAsia="Times New Roman" w:cs="Times New Roman"/>
                <w:sz w:val="20"/>
                <w:szCs w:val="20"/>
              </w:rPr>
              <w:t>g C</w:t>
            </w:r>
          </w:p>
        </w:tc>
        <w:tc>
          <w:tcPr>
            <w:tcW w:w="2977" w:type="dxa"/>
            <w:vAlign w:val="center"/>
          </w:tcPr>
          <w:p w:rsidRPr="00F902A5" w:rsidR="00DD3DDC" w:rsidP="00730F1A" w:rsidRDefault="00DD3DDC" w14:paraId="70B82386"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(Ruimy et al. 1994; Nowak and Crane 2002; Gratani and Varone 2006)</w:t>
            </w:r>
          </w:p>
        </w:tc>
      </w:tr>
      <w:tr w:rsidRPr="00F902A5" w:rsidR="00F902A5" w:rsidTr="00F902A5" w14:paraId="5A584CC0" w14:textId="77777777">
        <w:tc>
          <w:tcPr>
            <w:tcW w:w="1101" w:type="dxa"/>
            <w:vMerge w:val="restart"/>
            <w:vAlign w:val="center"/>
          </w:tcPr>
          <w:p w:rsidRPr="00F902A5" w:rsidR="00DD3DDC" w:rsidP="00730F1A" w:rsidRDefault="00DD3DDC" w14:paraId="6B25D66B"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Local Climate regulation</w:t>
            </w:r>
          </w:p>
        </w:tc>
        <w:tc>
          <w:tcPr>
            <w:tcW w:w="1275" w:type="dxa"/>
            <w:vMerge w:val="restart"/>
            <w:vAlign w:val="center"/>
          </w:tcPr>
          <w:p w:rsidRPr="00F902A5" w:rsidR="00DD3DDC" w:rsidP="00730F1A" w:rsidRDefault="00DD3DDC" w14:paraId="259FC8A6"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Cooling Effect</w:t>
            </w:r>
          </w:p>
        </w:tc>
        <w:tc>
          <w:tcPr>
            <w:tcW w:w="1276" w:type="dxa"/>
            <w:vAlign w:val="center"/>
          </w:tcPr>
          <w:p w:rsidRPr="00F902A5" w:rsidR="00DD3DDC" w:rsidP="00730F1A" w:rsidRDefault="00DD3DDC" w14:paraId="7DE152DB"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Temperature reduction</w:t>
            </w:r>
          </w:p>
        </w:tc>
        <w:tc>
          <w:tcPr>
            <w:tcW w:w="1418" w:type="dxa"/>
            <w:vAlign w:val="center"/>
          </w:tcPr>
          <w:p w:rsidRPr="00F902A5" w:rsidR="00DD3DDC" w:rsidP="00730F1A" w:rsidRDefault="00DD3DDC" w14:paraId="4834917F"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Thermo-hygrometer</w:t>
            </w:r>
          </w:p>
        </w:tc>
        <w:tc>
          <w:tcPr>
            <w:tcW w:w="992" w:type="dxa"/>
            <w:vAlign w:val="center"/>
          </w:tcPr>
          <w:p w:rsidRPr="00F902A5" w:rsidR="00DD3DDC" w:rsidP="00730F1A" w:rsidRDefault="00DD3DDC" w14:paraId="23BE8B62"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Direct</w:t>
            </w:r>
          </w:p>
        </w:tc>
        <w:tc>
          <w:tcPr>
            <w:tcW w:w="850" w:type="dxa"/>
            <w:vAlign w:val="center"/>
          </w:tcPr>
          <w:p w:rsidRPr="00F902A5" w:rsidR="00DD3DDC" w:rsidP="00730F1A" w:rsidRDefault="00DD3DDC" w14:paraId="5FF5E4B3"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C degrees</w:t>
            </w:r>
          </w:p>
        </w:tc>
        <w:tc>
          <w:tcPr>
            <w:tcW w:w="2977" w:type="dxa"/>
            <w:vAlign w:val="center"/>
          </w:tcPr>
          <w:p w:rsidRPr="00F902A5" w:rsidR="00DD3DDC" w:rsidP="00730F1A" w:rsidRDefault="00DD3DDC" w14:paraId="77538668"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Land surface temperature (Marando et al. 2019; Tonyaloğlu 2020) and climate comfort level (Krayenhoff et al. 2020; Morakinyo et al. 2020)</w:t>
            </w:r>
          </w:p>
        </w:tc>
      </w:tr>
      <w:tr w:rsidRPr="00F902A5" w:rsidR="00F902A5" w:rsidTr="00F902A5" w14:paraId="089C03A1" w14:textId="77777777">
        <w:tc>
          <w:tcPr>
            <w:tcW w:w="1101" w:type="dxa"/>
            <w:vMerge/>
            <w:vAlign w:val="center"/>
          </w:tcPr>
          <w:p w:rsidRPr="00F902A5" w:rsidR="00DD3DDC" w:rsidP="00730F1A" w:rsidRDefault="00DD3DDC" w14:paraId="08853D17" w14:textId="77777777">
            <w:pPr>
              <w:widowControl w:val="0"/>
              <w:pBdr>
                <w:top w:val="nil"/>
                <w:left w:val="nil"/>
                <w:bottom w:val="nil"/>
                <w:right w:val="nil"/>
                <w:between w:val="nil"/>
              </w:pBdr>
              <w:spacing w:line="276" w:lineRule="auto"/>
              <w:jc w:val="center"/>
              <w:rPr>
                <w:rFonts w:ascii="Times New Roman" w:hAnsi="Times New Roman" w:eastAsia="Times New Roman" w:cs="Times New Roman"/>
                <w:sz w:val="20"/>
                <w:szCs w:val="20"/>
              </w:rPr>
            </w:pPr>
          </w:p>
        </w:tc>
        <w:tc>
          <w:tcPr>
            <w:tcW w:w="1275" w:type="dxa"/>
            <w:vMerge/>
            <w:vAlign w:val="center"/>
          </w:tcPr>
          <w:p w:rsidRPr="00F902A5" w:rsidR="00DD3DDC" w:rsidP="00730F1A" w:rsidRDefault="00DD3DDC" w14:paraId="7A855EF0" w14:textId="77777777">
            <w:pPr>
              <w:widowControl w:val="0"/>
              <w:pBdr>
                <w:top w:val="nil"/>
                <w:left w:val="nil"/>
                <w:bottom w:val="nil"/>
                <w:right w:val="nil"/>
                <w:between w:val="nil"/>
              </w:pBdr>
              <w:spacing w:line="276" w:lineRule="auto"/>
              <w:jc w:val="center"/>
              <w:rPr>
                <w:rFonts w:ascii="Times New Roman" w:hAnsi="Times New Roman" w:eastAsia="Times New Roman" w:cs="Times New Roman"/>
                <w:sz w:val="20"/>
                <w:szCs w:val="20"/>
              </w:rPr>
            </w:pPr>
          </w:p>
        </w:tc>
        <w:tc>
          <w:tcPr>
            <w:tcW w:w="1276" w:type="dxa"/>
            <w:vAlign w:val="center"/>
          </w:tcPr>
          <w:p w:rsidRPr="00F902A5" w:rsidR="00DD3DDC" w:rsidP="00730F1A" w:rsidRDefault="00DD3DDC" w14:paraId="6998173E"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Energy consumption</w:t>
            </w:r>
          </w:p>
        </w:tc>
        <w:tc>
          <w:tcPr>
            <w:tcW w:w="1418" w:type="dxa"/>
            <w:vAlign w:val="center"/>
          </w:tcPr>
          <w:p w:rsidRPr="00F902A5" w:rsidR="00DD3DDC" w:rsidP="00730F1A" w:rsidRDefault="00DD3DDC" w14:paraId="0AC0A1AF" w14:textId="77777777">
            <w:pPr>
              <w:jc w:val="center"/>
              <w:rPr>
                <w:rFonts w:ascii="Times New Roman" w:hAnsi="Times New Roman" w:eastAsia="Times New Roman" w:cs="Times New Roman"/>
                <w:sz w:val="20"/>
                <w:szCs w:val="20"/>
                <w:highlight w:val="yellow"/>
              </w:rPr>
            </w:pPr>
            <w:r w:rsidRPr="00F902A5">
              <w:rPr>
                <w:rFonts w:ascii="Times New Roman" w:hAnsi="Times New Roman" w:eastAsia="Times New Roman" w:cs="Times New Roman"/>
                <w:sz w:val="20"/>
                <w:szCs w:val="20"/>
              </w:rPr>
              <w:t>Thermo-hygrometer</w:t>
            </w:r>
          </w:p>
        </w:tc>
        <w:tc>
          <w:tcPr>
            <w:tcW w:w="992" w:type="dxa"/>
            <w:vAlign w:val="center"/>
          </w:tcPr>
          <w:p w:rsidRPr="00F902A5" w:rsidR="00DD3DDC" w:rsidP="00730F1A" w:rsidRDefault="00DD3DDC" w14:paraId="1B07693A" w14:textId="77777777">
            <w:pPr>
              <w:jc w:val="center"/>
              <w:rPr>
                <w:rFonts w:ascii="yandex-sans" w:hAnsi="yandex-sans"/>
                <w:color w:val="000000"/>
                <w:sz w:val="20"/>
                <w:szCs w:val="20"/>
                <w:shd w:val="clear" w:color="auto" w:fill="FFFFFF"/>
              </w:rPr>
            </w:pPr>
            <w:r w:rsidRPr="00F902A5">
              <w:rPr>
                <w:rFonts w:ascii="yandex-sans" w:hAnsi="yandex-sans"/>
                <w:color w:val="000000"/>
                <w:sz w:val="20"/>
                <w:szCs w:val="20"/>
                <w:shd w:val="clear" w:color="auto" w:fill="FFFFFF"/>
              </w:rPr>
              <w:t>Indirect</w:t>
            </w:r>
          </w:p>
        </w:tc>
        <w:tc>
          <w:tcPr>
            <w:tcW w:w="850" w:type="dxa"/>
            <w:vAlign w:val="center"/>
          </w:tcPr>
          <w:p w:rsidRPr="00F902A5" w:rsidR="00DD3DDC" w:rsidP="00730F1A" w:rsidRDefault="00DD3DDC" w14:paraId="065CA7D2"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KWh</w:t>
            </w:r>
          </w:p>
        </w:tc>
        <w:tc>
          <w:tcPr>
            <w:tcW w:w="2977" w:type="dxa"/>
            <w:vAlign w:val="center"/>
          </w:tcPr>
          <w:p w:rsidRPr="00F902A5" w:rsidR="00DD3DDC" w:rsidP="00F902A5" w:rsidRDefault="00DD3DDC" w14:paraId="2B9EDD49"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 xml:space="preserve">Exergy (Puzachenko et al. 2013; Puzachenko et al. 2016), Energy balance </w:t>
            </w:r>
            <w:r w:rsidRPr="00F902A5">
              <w:rPr>
                <w:rFonts w:ascii="Times New Roman" w:hAnsi="Times New Roman" w:eastAsia="Times New Roman" w:cs="Times New Roman"/>
                <w:sz w:val="20"/>
                <w:szCs w:val="20"/>
              </w:rPr>
              <w:fldChar w:fldCharType="begin"/>
            </w:r>
            <w:r w:rsidRPr="00F902A5">
              <w:rPr>
                <w:rFonts w:ascii="Times New Roman" w:hAnsi="Times New Roman" w:eastAsia="Times New Roman" w:cs="Times New Roman"/>
                <w:sz w:val="20"/>
                <w:szCs w:val="20"/>
              </w:rPr>
              <w:instrText xml:space="preserve"> ADDIN ZOTERO_ITEM CSL_CITATION {"citationID":"AHpUHCyP","properties":{"formattedCitation":"(Krayenhoff et al. 2020)","plainCitation":"(Krayenhoff et al. 2020)","noteIndex":0},"citationItems":[{"id":1823,"uris":["http://zotero.org/users/3524663/items/IV864ZTE"],"uri":["http://zotero.org/users/3524663/items/IV864ZTE"],"itemData":{"id":1823,"type":"article-journal","abstract":"Vegetation alters urban climates via transpirational cooling; however, unlike shorter vegetation, trees additionally provide shade and shelter. Urban canopy models (UCMs) are coupled with mesoscale models for assessment of neighbourhood-scale climate, but their representation of urban trees is limited. We present BEP-Tree, a multi-layer UCM that integrates trees instead of using the ‘tile’ approach that characterizes most urban mesoscale modelling. BEP-Tree resolves the microclimate underneath trees where outdoor human thermal exposure occurs; these conditions are largely inaccessible to current mesoscale modelling and remote sensing approaches. Moreover, BEP-Tree allows trees to protrude above buildings, enabling assessment of low-rise neighbourhoods. The new model combines existing models, including detailed radiative and hydrodynamic models that assess built-tree interactions, and includes new parameterizations for impacts of tree foliage distribution. BEP-Tree is evaluated against unique datasets from three cities enabling assessment of modelled radiation, energy exchanges and road and air temperatures across the diurnal cycle. Urban trees redirect sensible heat into latent heat and reduce pedestrian-level solar radiation, wind, and temperatures during daytime. Thermal climate and energy exchanges are more sensitive to street tree density than height. Coupled with a mesoscale model, BEP-Tree enables assessment of urban forest-induced neighbourhood-to-city scale climate impacts during fair weather periods.","container-title":"Urban Climate","DOI":"10.1016/j.uclim.2020.100590","ISSN":"22120955","language":"en","page":"100590","source":"Crossref","title":"A multi-layer urban canopy meteorological model with trees (BEP-Tree): Street tree impacts on pedestrian-level climate","title-short":"A multi-layer urban canopy meteorological model with trees (BEP-Tree)","volume":"32","author":[{"family":"Krayenhoff","given":"E. Scott"},{"family":"Jiang","given":"Timothy"},{"family":"Christen","given":"Andreas"},{"family":"Martilli","given":"Alberto"},{"family":"Oke","given":"Timothy R."},{"family":"Bailey","given":"Brian N."},{"family":"Nazarian","given":"Negin"},{"family":"Voogt","given":"James A."},{"family":"Giometto","given":"Marco G."},{"family":"Stastny","given":"Austine"},{"family":"Crawford","given":"Ben R."}],"issued":{"date-parts":[["2020",6]]}}}],"schema":"https://github.com/citation-style-language/schema/raw/master/csl-citation.json"} </w:instrText>
            </w:r>
            <w:r w:rsidRPr="00F902A5">
              <w:rPr>
                <w:rFonts w:ascii="Times New Roman" w:hAnsi="Times New Roman" w:eastAsia="Times New Roman" w:cs="Times New Roman"/>
                <w:sz w:val="20"/>
                <w:szCs w:val="20"/>
              </w:rPr>
              <w:fldChar w:fldCharType="separate"/>
            </w:r>
            <w:r w:rsidRPr="00F902A5">
              <w:rPr>
                <w:rFonts w:ascii="Times New Roman" w:hAnsi="Times New Roman" w:cs="Times New Roman"/>
                <w:sz w:val="20"/>
                <w:szCs w:val="20"/>
              </w:rPr>
              <w:t>(Krayenhoff et al. 2020)</w:t>
            </w:r>
            <w:r w:rsidRPr="00F902A5">
              <w:rPr>
                <w:rFonts w:ascii="Times New Roman" w:hAnsi="Times New Roman" w:eastAsia="Times New Roman" w:cs="Times New Roman"/>
                <w:sz w:val="20"/>
                <w:szCs w:val="20"/>
              </w:rPr>
              <w:fldChar w:fldCharType="end"/>
            </w:r>
          </w:p>
        </w:tc>
      </w:tr>
      <w:tr w:rsidRPr="00F902A5" w:rsidR="00F902A5" w:rsidTr="00F902A5" w14:paraId="53655903" w14:textId="77777777">
        <w:tc>
          <w:tcPr>
            <w:tcW w:w="1101" w:type="dxa"/>
            <w:vMerge/>
            <w:vAlign w:val="center"/>
          </w:tcPr>
          <w:p w:rsidRPr="00F902A5" w:rsidR="00DD3DDC" w:rsidP="00730F1A" w:rsidRDefault="00DD3DDC" w14:paraId="6443DD40" w14:textId="77777777">
            <w:pPr>
              <w:widowControl w:val="0"/>
              <w:pBdr>
                <w:top w:val="nil"/>
                <w:left w:val="nil"/>
                <w:bottom w:val="nil"/>
                <w:right w:val="nil"/>
                <w:between w:val="nil"/>
              </w:pBdr>
              <w:spacing w:line="276" w:lineRule="auto"/>
              <w:jc w:val="center"/>
              <w:rPr>
                <w:rFonts w:ascii="Times New Roman" w:hAnsi="Times New Roman" w:eastAsia="Times New Roman" w:cs="Times New Roman"/>
                <w:sz w:val="20"/>
                <w:szCs w:val="20"/>
              </w:rPr>
            </w:pPr>
          </w:p>
        </w:tc>
        <w:tc>
          <w:tcPr>
            <w:tcW w:w="1275" w:type="dxa"/>
            <w:vAlign w:val="center"/>
          </w:tcPr>
          <w:p w:rsidRPr="00F902A5" w:rsidR="00DD3DDC" w:rsidP="00730F1A" w:rsidRDefault="00DD3DDC" w14:paraId="1A8BCF12"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Humidity reduction</w:t>
            </w:r>
          </w:p>
        </w:tc>
        <w:tc>
          <w:tcPr>
            <w:tcW w:w="1276" w:type="dxa"/>
            <w:vAlign w:val="center"/>
          </w:tcPr>
          <w:p w:rsidRPr="00F902A5" w:rsidR="00DD3DDC" w:rsidP="00730F1A" w:rsidRDefault="00DD3DDC" w14:paraId="0093B1D2"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Humidity reduction</w:t>
            </w:r>
          </w:p>
        </w:tc>
        <w:tc>
          <w:tcPr>
            <w:tcW w:w="1418" w:type="dxa"/>
            <w:vAlign w:val="center"/>
          </w:tcPr>
          <w:p w:rsidRPr="00F902A5" w:rsidR="00DD3DDC" w:rsidP="00730F1A" w:rsidRDefault="00DD3DDC" w14:paraId="3D197552"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Thermo-hygrometer</w:t>
            </w:r>
          </w:p>
        </w:tc>
        <w:tc>
          <w:tcPr>
            <w:tcW w:w="992" w:type="dxa"/>
            <w:vAlign w:val="center"/>
          </w:tcPr>
          <w:p w:rsidRPr="00F902A5" w:rsidR="00DD3DDC" w:rsidP="00730F1A" w:rsidRDefault="00DD3DDC" w14:paraId="14B68ED4"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Direct</w:t>
            </w:r>
          </w:p>
        </w:tc>
        <w:tc>
          <w:tcPr>
            <w:tcW w:w="850" w:type="dxa"/>
            <w:vAlign w:val="center"/>
          </w:tcPr>
          <w:p w:rsidRPr="00F902A5" w:rsidR="00DD3DDC" w:rsidP="00730F1A" w:rsidRDefault="00DD3DDC" w14:paraId="3A921742"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w:t>
            </w:r>
          </w:p>
        </w:tc>
        <w:tc>
          <w:tcPr>
            <w:tcW w:w="2977" w:type="dxa"/>
            <w:vAlign w:val="center"/>
          </w:tcPr>
          <w:p w:rsidRPr="00F902A5" w:rsidR="00DD3DDC" w:rsidP="00730F1A" w:rsidRDefault="00DD3DDC" w14:paraId="11931A51"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Humidity control (Moghbel and Erfanian Salim 2017)</w:t>
            </w:r>
          </w:p>
        </w:tc>
      </w:tr>
      <w:tr w:rsidRPr="00F902A5" w:rsidR="00F902A5" w:rsidTr="00F902A5" w14:paraId="65A4AFA0" w14:textId="77777777">
        <w:trPr>
          <w:trHeight w:val="1012"/>
        </w:trPr>
        <w:tc>
          <w:tcPr>
            <w:tcW w:w="1101" w:type="dxa"/>
            <w:vMerge/>
            <w:vAlign w:val="center"/>
          </w:tcPr>
          <w:p w:rsidRPr="00F902A5" w:rsidR="00DD3DDC" w:rsidP="00730F1A" w:rsidRDefault="00DD3DDC" w14:paraId="72149BC8" w14:textId="77777777">
            <w:pPr>
              <w:widowControl w:val="0"/>
              <w:pBdr>
                <w:top w:val="nil"/>
                <w:left w:val="nil"/>
                <w:bottom w:val="nil"/>
                <w:right w:val="nil"/>
                <w:between w:val="nil"/>
              </w:pBdr>
              <w:spacing w:line="276" w:lineRule="auto"/>
              <w:jc w:val="center"/>
              <w:rPr>
                <w:rFonts w:ascii="Times New Roman" w:hAnsi="Times New Roman" w:eastAsia="Times New Roman" w:cs="Times New Roman"/>
                <w:sz w:val="20"/>
                <w:szCs w:val="20"/>
              </w:rPr>
            </w:pPr>
          </w:p>
        </w:tc>
        <w:tc>
          <w:tcPr>
            <w:tcW w:w="1275" w:type="dxa"/>
            <w:vAlign w:val="center"/>
          </w:tcPr>
          <w:p w:rsidRPr="00F902A5" w:rsidR="00DD3DDC" w:rsidP="00730F1A" w:rsidRDefault="00F0605C" w14:paraId="1BA943BD" w14:textId="77777777">
            <w:pPr>
              <w:jc w:val="center"/>
              <w:rPr>
                <w:rFonts w:ascii="Times New Roman" w:hAnsi="Times New Roman" w:eastAsia="Times New Roman" w:cs="Times New Roman"/>
                <w:sz w:val="20"/>
                <w:szCs w:val="20"/>
              </w:rPr>
            </w:pPr>
            <w:sdt>
              <w:sdtPr>
                <w:rPr>
                  <w:sz w:val="20"/>
                  <w:szCs w:val="20"/>
                </w:rPr>
                <w:tag w:val="goog_rdk_11"/>
                <w:id w:val="1462689246"/>
              </w:sdtPr>
              <w:sdtContent/>
            </w:sdt>
            <w:r w:rsidRPr="00F902A5" w:rsidR="00DD3DDC">
              <w:rPr>
                <w:rFonts w:ascii="Times New Roman" w:hAnsi="Times New Roman" w:eastAsia="Times New Roman" w:cs="Times New Roman"/>
                <w:sz w:val="20"/>
                <w:szCs w:val="20"/>
              </w:rPr>
              <w:t>Wind reduction</w:t>
            </w:r>
          </w:p>
        </w:tc>
        <w:tc>
          <w:tcPr>
            <w:tcW w:w="1276" w:type="dxa"/>
            <w:vAlign w:val="center"/>
          </w:tcPr>
          <w:p w:rsidRPr="00F902A5" w:rsidR="00DD3DDC" w:rsidP="00730F1A" w:rsidRDefault="00DD3DDC" w14:paraId="47987BB5"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Wind velocity reduction</w:t>
            </w:r>
          </w:p>
        </w:tc>
        <w:tc>
          <w:tcPr>
            <w:tcW w:w="1418" w:type="dxa"/>
            <w:vAlign w:val="center"/>
          </w:tcPr>
          <w:p w:rsidRPr="00F902A5" w:rsidR="00DD3DDC" w:rsidP="00730F1A" w:rsidRDefault="00DD3DDC" w14:paraId="3FCEA49F"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Spectrometer</w:t>
            </w:r>
          </w:p>
        </w:tc>
        <w:tc>
          <w:tcPr>
            <w:tcW w:w="992" w:type="dxa"/>
            <w:vAlign w:val="center"/>
          </w:tcPr>
          <w:p w:rsidRPr="00F902A5" w:rsidR="00DD3DDC" w:rsidP="00730F1A" w:rsidRDefault="00DD3DDC" w14:paraId="758E47BE"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Proxy</w:t>
            </w:r>
          </w:p>
          <w:p w:rsidRPr="00F902A5" w:rsidR="00DD3DDC" w:rsidP="00730F1A" w:rsidRDefault="00DD3DDC" w14:paraId="6E633803"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~LAI</w:t>
            </w:r>
          </w:p>
        </w:tc>
        <w:tc>
          <w:tcPr>
            <w:tcW w:w="850" w:type="dxa"/>
            <w:vAlign w:val="center"/>
          </w:tcPr>
          <w:p w:rsidRPr="00F902A5" w:rsidR="00DD3DDC" w:rsidP="00730F1A" w:rsidRDefault="00DD3DDC" w14:paraId="6F68ABD2"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w:t>
            </w:r>
          </w:p>
        </w:tc>
        <w:tc>
          <w:tcPr>
            <w:tcW w:w="2977" w:type="dxa"/>
            <w:vAlign w:val="center"/>
          </w:tcPr>
          <w:p w:rsidRPr="00F902A5" w:rsidR="00DD3DDC" w:rsidP="00730F1A" w:rsidRDefault="00DD3DDC" w14:paraId="1D948450"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Wind comfort level (Lee et al. 2010; Hefny Salim et al. 2015; Kang et al. 2020; Zeng et al. 2020)</w:t>
            </w:r>
          </w:p>
        </w:tc>
      </w:tr>
      <w:tr w:rsidRPr="00F902A5" w:rsidR="00F902A5" w:rsidTr="00F902A5" w14:paraId="7BC6363C" w14:textId="77777777">
        <w:tc>
          <w:tcPr>
            <w:tcW w:w="1101" w:type="dxa"/>
            <w:vMerge w:val="restart"/>
            <w:vAlign w:val="center"/>
          </w:tcPr>
          <w:p w:rsidRPr="00F902A5" w:rsidR="00DD3DDC" w:rsidP="00730F1A" w:rsidRDefault="00DD3DDC" w14:paraId="79F280A9"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Water regulation</w:t>
            </w:r>
          </w:p>
        </w:tc>
        <w:tc>
          <w:tcPr>
            <w:tcW w:w="1275" w:type="dxa"/>
            <w:vMerge w:val="restart"/>
            <w:vAlign w:val="center"/>
          </w:tcPr>
          <w:p w:rsidRPr="00F902A5" w:rsidR="00DD3DDC" w:rsidP="00730F1A" w:rsidRDefault="00DD3DDC" w14:paraId="673ED70B"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Run-off mitigation</w:t>
            </w:r>
          </w:p>
        </w:tc>
        <w:tc>
          <w:tcPr>
            <w:tcW w:w="1276" w:type="dxa"/>
            <w:vAlign w:val="center"/>
          </w:tcPr>
          <w:p w:rsidRPr="00F902A5" w:rsidR="00DD3DDC" w:rsidP="00730F1A" w:rsidRDefault="00DD3DDC" w14:paraId="70CCA061"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Evapotranspiration</w:t>
            </w:r>
          </w:p>
        </w:tc>
        <w:tc>
          <w:tcPr>
            <w:tcW w:w="1418" w:type="dxa"/>
            <w:vAlign w:val="center"/>
          </w:tcPr>
          <w:p w:rsidRPr="00F902A5" w:rsidR="00DD3DDC" w:rsidP="00730F1A" w:rsidRDefault="00DD3DDC" w14:paraId="75318BD7"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Thermo-hygrometer probes</w:t>
            </w:r>
          </w:p>
        </w:tc>
        <w:tc>
          <w:tcPr>
            <w:tcW w:w="992" w:type="dxa"/>
            <w:vAlign w:val="center"/>
          </w:tcPr>
          <w:p w:rsidRPr="00F902A5" w:rsidR="00DD3DDC" w:rsidP="00437DF0" w:rsidRDefault="00DD3DDC" w14:paraId="08CEB8CF" w14:textId="77777777">
            <w:pPr>
              <w:jc w:val="center"/>
              <w:rPr>
                <w:rFonts w:ascii="Times New Roman" w:hAnsi="Times New Roman" w:eastAsia="Times New Roman" w:cs="Times New Roman"/>
                <w:sz w:val="20"/>
                <w:szCs w:val="20"/>
              </w:rPr>
            </w:pPr>
            <w:r w:rsidRPr="00F902A5">
              <w:rPr>
                <w:rFonts w:ascii="yandex-sans" w:hAnsi="yandex-sans"/>
                <w:color w:val="000000"/>
                <w:sz w:val="20"/>
                <w:szCs w:val="20"/>
                <w:shd w:val="clear" w:color="auto" w:fill="FFFFFF"/>
              </w:rPr>
              <w:t>Indirect</w:t>
            </w:r>
          </w:p>
        </w:tc>
        <w:tc>
          <w:tcPr>
            <w:tcW w:w="850" w:type="dxa"/>
            <w:vAlign w:val="center"/>
          </w:tcPr>
          <w:p w:rsidRPr="00F902A5" w:rsidR="00DD3DDC" w:rsidP="00730F1A" w:rsidRDefault="00DD3DDC" w14:paraId="7D94A0DB"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m</w:t>
            </w:r>
            <w:r w:rsidRPr="00F902A5">
              <w:rPr>
                <w:rFonts w:ascii="Times New Roman" w:hAnsi="Times New Roman" w:eastAsia="Times New Roman" w:cs="Times New Roman"/>
                <w:sz w:val="20"/>
                <w:szCs w:val="20"/>
                <w:vertAlign w:val="superscript"/>
              </w:rPr>
              <w:t>3</w:t>
            </w:r>
            <w:r w:rsidRPr="00F902A5">
              <w:rPr>
                <w:rFonts w:ascii="Times New Roman" w:hAnsi="Times New Roman" w:eastAsia="Times New Roman" w:cs="Times New Roman"/>
                <w:sz w:val="20"/>
                <w:szCs w:val="20"/>
              </w:rPr>
              <w:t>/hr</w:t>
            </w:r>
          </w:p>
        </w:tc>
        <w:tc>
          <w:tcPr>
            <w:tcW w:w="2977" w:type="dxa"/>
            <w:vAlign w:val="center"/>
          </w:tcPr>
          <w:p w:rsidRPr="00F902A5" w:rsidR="00DD3DDC" w:rsidP="00730F1A" w:rsidRDefault="00DD3DDC" w14:paraId="49EBF296"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(Cascone et al. 2019; Chen et al. 2019)</w:t>
            </w:r>
          </w:p>
        </w:tc>
      </w:tr>
      <w:tr w:rsidRPr="00F902A5" w:rsidR="00F902A5" w:rsidTr="00F902A5" w14:paraId="211A630B" w14:textId="77777777">
        <w:tc>
          <w:tcPr>
            <w:tcW w:w="1101" w:type="dxa"/>
            <w:vMerge/>
            <w:vAlign w:val="center"/>
          </w:tcPr>
          <w:p w:rsidRPr="00F902A5" w:rsidR="00DD3DDC" w:rsidP="00730F1A" w:rsidRDefault="00DD3DDC" w14:paraId="7E1BA284" w14:textId="77777777">
            <w:pPr>
              <w:jc w:val="center"/>
              <w:rPr>
                <w:rFonts w:ascii="Times New Roman" w:hAnsi="Times New Roman" w:eastAsia="Times New Roman" w:cs="Times New Roman"/>
                <w:sz w:val="20"/>
                <w:szCs w:val="20"/>
              </w:rPr>
            </w:pPr>
          </w:p>
        </w:tc>
        <w:tc>
          <w:tcPr>
            <w:tcW w:w="1275" w:type="dxa"/>
            <w:vMerge/>
            <w:vAlign w:val="center"/>
          </w:tcPr>
          <w:p w:rsidRPr="00F902A5" w:rsidR="00DD3DDC" w:rsidP="00730F1A" w:rsidRDefault="00DD3DDC" w14:paraId="05369293" w14:textId="77777777">
            <w:pPr>
              <w:jc w:val="center"/>
              <w:rPr>
                <w:rFonts w:ascii="Times New Roman" w:hAnsi="Times New Roman" w:eastAsia="Times New Roman" w:cs="Times New Roman"/>
                <w:sz w:val="20"/>
                <w:szCs w:val="20"/>
              </w:rPr>
            </w:pPr>
          </w:p>
        </w:tc>
        <w:tc>
          <w:tcPr>
            <w:tcW w:w="1276" w:type="dxa"/>
            <w:vAlign w:val="center"/>
          </w:tcPr>
          <w:p w:rsidRPr="00F902A5" w:rsidR="00DD3DDC" w:rsidP="00730F1A" w:rsidRDefault="00DD3DDC" w14:paraId="19A1C52E"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Rain buffer</w:t>
            </w:r>
          </w:p>
        </w:tc>
        <w:tc>
          <w:tcPr>
            <w:tcW w:w="1418" w:type="dxa"/>
            <w:vAlign w:val="center"/>
          </w:tcPr>
          <w:p w:rsidRPr="00F902A5" w:rsidR="00DD3DDC" w:rsidP="00730F1A" w:rsidRDefault="00DD3DDC" w14:paraId="6E163CE4"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Spectrometer</w:t>
            </w:r>
          </w:p>
        </w:tc>
        <w:tc>
          <w:tcPr>
            <w:tcW w:w="992" w:type="dxa"/>
            <w:vAlign w:val="center"/>
          </w:tcPr>
          <w:p w:rsidRPr="00F902A5" w:rsidR="00DD3DDC" w:rsidP="00730F1A" w:rsidRDefault="00DD3DDC" w14:paraId="662AE618"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Proxy</w:t>
            </w:r>
          </w:p>
          <w:p w:rsidRPr="00F902A5" w:rsidR="00DD3DDC" w:rsidP="00730F1A" w:rsidRDefault="00DD3DDC" w14:paraId="16CA1CE2"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~LAI</w:t>
            </w:r>
          </w:p>
        </w:tc>
        <w:tc>
          <w:tcPr>
            <w:tcW w:w="850" w:type="dxa"/>
            <w:vAlign w:val="center"/>
          </w:tcPr>
          <w:p w:rsidRPr="00F902A5" w:rsidR="00DD3DDC" w:rsidP="00730F1A" w:rsidRDefault="00DD3DDC" w14:paraId="62C2CEBC"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w:t>
            </w:r>
          </w:p>
        </w:tc>
        <w:tc>
          <w:tcPr>
            <w:tcW w:w="2977" w:type="dxa"/>
            <w:vAlign w:val="center"/>
          </w:tcPr>
          <w:p w:rsidRPr="008D4FFD" w:rsidR="00DD3DDC" w:rsidP="008D4FFD" w:rsidRDefault="008D4FFD" w14:paraId="6681EAD2" w14:textId="7E320B5A">
            <w:pPr>
              <w:rPr>
                <w:rFonts w:ascii="Times New Roman" w:hAnsi="Times New Roman" w:cs="Times New Roman"/>
                <w:sz w:val="20"/>
                <w:szCs w:val="20"/>
              </w:rPr>
            </w:pPr>
            <w:r>
              <w:rPr>
                <w:rFonts w:ascii="Times New Roman" w:hAnsi="Times New Roman" w:cs="Times New Roman"/>
                <w:sz w:val="20"/>
                <w:szCs w:val="20"/>
              </w:rPr>
              <w:t>R</w:t>
            </w:r>
            <w:r w:rsidRPr="008D4FFD">
              <w:rPr>
                <w:rFonts w:ascii="Times New Roman" w:hAnsi="Times New Roman" w:cs="Times New Roman"/>
                <w:sz w:val="20"/>
                <w:szCs w:val="20"/>
              </w:rPr>
              <w:t xml:space="preserve">ainfall </w:t>
            </w:r>
            <w:r>
              <w:rPr>
                <w:rFonts w:ascii="Times New Roman" w:hAnsi="Times New Roman" w:cs="Times New Roman"/>
                <w:sz w:val="20"/>
                <w:szCs w:val="20"/>
              </w:rPr>
              <w:t>buffer (</w:t>
            </w:r>
            <w:r w:rsidRPr="008D4FFD">
              <w:rPr>
                <w:rFonts w:ascii="Times New Roman" w:hAnsi="Times New Roman" w:cs="Times New Roman"/>
                <w:sz w:val="20"/>
                <w:szCs w:val="20"/>
              </w:rPr>
              <w:t xml:space="preserve">Fernanda </w:t>
            </w:r>
            <w:r>
              <w:rPr>
                <w:rFonts w:ascii="Times New Roman" w:hAnsi="Times New Roman" w:cs="Times New Roman"/>
                <w:sz w:val="20"/>
                <w:szCs w:val="20"/>
              </w:rPr>
              <w:t>V. et al.</w:t>
            </w:r>
            <w:r w:rsidRPr="008D4FFD">
              <w:rPr>
                <w:rFonts w:ascii="Times New Roman" w:hAnsi="Times New Roman" w:cs="Times New Roman"/>
                <w:sz w:val="20"/>
                <w:szCs w:val="20"/>
              </w:rPr>
              <w:t>, ,</w:t>
            </w:r>
            <w:r>
              <w:rPr>
                <w:rFonts w:ascii="Times New Roman" w:hAnsi="Times New Roman" w:cs="Times New Roman"/>
                <w:sz w:val="20"/>
                <w:szCs w:val="20"/>
              </w:rPr>
              <w:t>2019)</w:t>
            </w:r>
          </w:p>
        </w:tc>
      </w:tr>
      <w:tr w:rsidRPr="00F902A5" w:rsidR="00F902A5" w:rsidTr="00F902A5" w14:paraId="447DA546" w14:textId="77777777">
        <w:tc>
          <w:tcPr>
            <w:tcW w:w="1101" w:type="dxa"/>
            <w:vMerge w:val="restart"/>
            <w:vAlign w:val="center"/>
          </w:tcPr>
          <w:p w:rsidRPr="00F902A5" w:rsidR="00DD3DDC" w:rsidP="00730F1A" w:rsidRDefault="00DD3DDC" w14:paraId="0C564DEE"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Air quality regulation</w:t>
            </w:r>
          </w:p>
        </w:tc>
        <w:tc>
          <w:tcPr>
            <w:tcW w:w="1275" w:type="dxa"/>
            <w:vAlign w:val="center"/>
          </w:tcPr>
          <w:p w:rsidRPr="00F902A5" w:rsidR="00DD3DDC" w:rsidP="00730F1A" w:rsidRDefault="00DD3DDC" w14:paraId="65F84806"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Particulate adsorption</w:t>
            </w:r>
          </w:p>
        </w:tc>
        <w:tc>
          <w:tcPr>
            <w:tcW w:w="1276" w:type="dxa"/>
            <w:vAlign w:val="center"/>
          </w:tcPr>
          <w:p w:rsidRPr="00F902A5" w:rsidR="00DD3DDC" w:rsidP="00730F1A" w:rsidRDefault="00DD3DDC" w14:paraId="00F00099"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PM removal</w:t>
            </w:r>
          </w:p>
        </w:tc>
        <w:tc>
          <w:tcPr>
            <w:tcW w:w="1418" w:type="dxa"/>
            <w:vAlign w:val="center"/>
          </w:tcPr>
          <w:p w:rsidRPr="00F902A5" w:rsidR="00DD3DDC" w:rsidP="00730F1A" w:rsidRDefault="00DD3DDC" w14:paraId="1253AF13" w14:textId="77777777">
            <w:pPr>
              <w:jc w:val="center"/>
              <w:rPr>
                <w:sz w:val="20"/>
                <w:szCs w:val="20"/>
              </w:rPr>
            </w:pPr>
            <w:r w:rsidRPr="00F902A5">
              <w:rPr>
                <w:rFonts w:ascii="Times New Roman" w:hAnsi="Times New Roman" w:eastAsia="Times New Roman" w:cs="Times New Roman"/>
                <w:sz w:val="20"/>
                <w:szCs w:val="20"/>
              </w:rPr>
              <w:t>Spectrometer</w:t>
            </w:r>
          </w:p>
        </w:tc>
        <w:tc>
          <w:tcPr>
            <w:tcW w:w="992" w:type="dxa"/>
            <w:vAlign w:val="center"/>
          </w:tcPr>
          <w:p w:rsidRPr="00F902A5" w:rsidR="00DD3DDC" w:rsidP="00437DF0" w:rsidRDefault="00DD3DDC" w14:paraId="2F7015F1" w14:textId="77777777">
            <w:pPr>
              <w:jc w:val="center"/>
              <w:rPr>
                <w:rFonts w:ascii="yandex-sans" w:hAnsi="yandex-sans"/>
                <w:color w:val="000000"/>
                <w:sz w:val="20"/>
                <w:szCs w:val="20"/>
                <w:shd w:val="clear" w:color="auto" w:fill="FFFFFF"/>
              </w:rPr>
            </w:pPr>
            <w:r w:rsidRPr="00F902A5">
              <w:rPr>
                <w:rFonts w:ascii="yandex-sans" w:hAnsi="yandex-sans"/>
                <w:color w:val="000000"/>
                <w:sz w:val="20"/>
                <w:szCs w:val="20"/>
                <w:shd w:val="clear" w:color="auto" w:fill="FFFFFF"/>
              </w:rPr>
              <w:t>Indirect</w:t>
            </w:r>
          </w:p>
        </w:tc>
        <w:tc>
          <w:tcPr>
            <w:tcW w:w="850" w:type="dxa"/>
            <w:vAlign w:val="center"/>
          </w:tcPr>
          <w:p w:rsidRPr="00F902A5" w:rsidR="00DD3DDC" w:rsidP="00730F1A" w:rsidRDefault="00437DF0" w14:paraId="7A0679B4"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g</w:t>
            </w:r>
          </w:p>
        </w:tc>
        <w:tc>
          <w:tcPr>
            <w:tcW w:w="2977" w:type="dxa"/>
            <w:vMerge w:val="restart"/>
            <w:vAlign w:val="center"/>
          </w:tcPr>
          <w:p w:rsidRPr="00F902A5" w:rsidR="00DD3DDC" w:rsidP="00730F1A" w:rsidRDefault="00DD3DDC" w14:paraId="6577EAF5"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(Hirabayashi et al. 2</w:t>
            </w:r>
            <w:sdt>
              <w:sdtPr>
                <w:rPr>
                  <w:sz w:val="20"/>
                  <w:szCs w:val="20"/>
                </w:rPr>
                <w:tag w:val="goog_rdk_23"/>
                <w:id w:val="1655488029"/>
              </w:sdtPr>
              <w:sdtContent/>
            </w:sdt>
            <w:r w:rsidRPr="00F902A5">
              <w:rPr>
                <w:rFonts w:ascii="Times New Roman" w:hAnsi="Times New Roman" w:eastAsia="Times New Roman" w:cs="Times New Roman"/>
                <w:sz w:val="20"/>
                <w:szCs w:val="20"/>
              </w:rPr>
              <w:t>012; Nowak et al. 2013; Nowak et al. 2018; Buccolieri et al. 2019)</w:t>
            </w:r>
          </w:p>
        </w:tc>
      </w:tr>
      <w:tr w:rsidRPr="00F902A5" w:rsidR="00F902A5" w:rsidTr="00F902A5" w14:paraId="13473089" w14:textId="77777777">
        <w:trPr>
          <w:trHeight w:val="595"/>
        </w:trPr>
        <w:tc>
          <w:tcPr>
            <w:tcW w:w="1101" w:type="dxa"/>
            <w:vMerge/>
            <w:vAlign w:val="center"/>
          </w:tcPr>
          <w:p w:rsidRPr="00F902A5" w:rsidR="00437DF0" w:rsidP="00730F1A" w:rsidRDefault="00437DF0" w14:paraId="233A5A54" w14:textId="77777777">
            <w:pPr>
              <w:widowControl w:val="0"/>
              <w:pBdr>
                <w:top w:val="nil"/>
                <w:left w:val="nil"/>
                <w:bottom w:val="nil"/>
                <w:right w:val="nil"/>
                <w:between w:val="nil"/>
              </w:pBdr>
              <w:spacing w:line="276" w:lineRule="auto"/>
              <w:jc w:val="center"/>
              <w:rPr>
                <w:rFonts w:ascii="Times New Roman" w:hAnsi="Times New Roman" w:eastAsia="Times New Roman" w:cs="Times New Roman"/>
                <w:sz w:val="20"/>
                <w:szCs w:val="20"/>
              </w:rPr>
            </w:pPr>
          </w:p>
        </w:tc>
        <w:tc>
          <w:tcPr>
            <w:tcW w:w="1275" w:type="dxa"/>
            <w:vAlign w:val="center"/>
          </w:tcPr>
          <w:p w:rsidRPr="00F902A5" w:rsidR="00437DF0" w:rsidP="00730F1A" w:rsidRDefault="00437DF0" w14:paraId="10A81193"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Gas regulation</w:t>
            </w:r>
          </w:p>
        </w:tc>
        <w:tc>
          <w:tcPr>
            <w:tcW w:w="1276" w:type="dxa"/>
            <w:vAlign w:val="center"/>
          </w:tcPr>
          <w:p w:rsidRPr="00F902A5" w:rsidR="00437DF0" w:rsidP="00730F1A" w:rsidRDefault="00437DF0" w14:paraId="1AB6EBB4"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Gas removal</w:t>
            </w:r>
          </w:p>
        </w:tc>
        <w:tc>
          <w:tcPr>
            <w:tcW w:w="1418" w:type="dxa"/>
            <w:vAlign w:val="center"/>
          </w:tcPr>
          <w:p w:rsidRPr="00F902A5" w:rsidR="00437DF0" w:rsidP="00730F1A" w:rsidRDefault="00437DF0" w14:paraId="767D0DD0" w14:textId="77777777">
            <w:pPr>
              <w:jc w:val="center"/>
              <w:rPr>
                <w:sz w:val="20"/>
                <w:szCs w:val="20"/>
              </w:rPr>
            </w:pPr>
            <w:r w:rsidRPr="00F902A5">
              <w:rPr>
                <w:rFonts w:ascii="Times New Roman" w:hAnsi="Times New Roman" w:eastAsia="Times New Roman" w:cs="Times New Roman"/>
                <w:sz w:val="20"/>
                <w:szCs w:val="20"/>
              </w:rPr>
              <w:t>Spectrometer</w:t>
            </w:r>
          </w:p>
        </w:tc>
        <w:tc>
          <w:tcPr>
            <w:tcW w:w="992" w:type="dxa"/>
            <w:vAlign w:val="center"/>
          </w:tcPr>
          <w:p w:rsidRPr="00F902A5" w:rsidR="00437DF0" w:rsidP="00730F1A" w:rsidRDefault="00F0605C" w14:paraId="3687D1F5" w14:textId="77777777">
            <w:pPr>
              <w:jc w:val="center"/>
              <w:rPr>
                <w:rFonts w:ascii="Times New Roman" w:hAnsi="Times New Roman" w:eastAsia="Times New Roman" w:cs="Times New Roman"/>
                <w:sz w:val="20"/>
                <w:szCs w:val="20"/>
              </w:rPr>
            </w:pPr>
            <w:sdt>
              <w:sdtPr>
                <w:rPr>
                  <w:sz w:val="20"/>
                  <w:szCs w:val="20"/>
                </w:rPr>
                <w:tag w:val="goog_rdk_14"/>
                <w:id w:val="-2020604835"/>
              </w:sdtPr>
              <w:sdtContent/>
            </w:sdt>
            <w:r w:rsidRPr="00F902A5" w:rsidR="00437DF0">
              <w:rPr>
                <w:rFonts w:ascii="yandex-sans" w:hAnsi="yandex-sans"/>
                <w:color w:val="000000"/>
                <w:sz w:val="20"/>
                <w:szCs w:val="20"/>
                <w:shd w:val="clear" w:color="auto" w:fill="FFFFFF"/>
              </w:rPr>
              <w:t>Indirect</w:t>
            </w:r>
            <w:r w:rsidRPr="00F902A5" w:rsidR="00437DF0">
              <w:rPr>
                <w:rFonts w:ascii="Times New Roman" w:hAnsi="Times New Roman" w:eastAsia="Times New Roman" w:cs="Times New Roman"/>
                <w:sz w:val="20"/>
                <w:szCs w:val="20"/>
              </w:rPr>
              <w:t xml:space="preserve"> ~LAI</w:t>
            </w:r>
          </w:p>
        </w:tc>
        <w:tc>
          <w:tcPr>
            <w:tcW w:w="850" w:type="dxa"/>
            <w:vAlign w:val="center"/>
          </w:tcPr>
          <w:p w:rsidRPr="00F902A5" w:rsidR="00437DF0" w:rsidP="00730F1A" w:rsidRDefault="00437DF0" w14:paraId="138E8557"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g</w:t>
            </w:r>
          </w:p>
        </w:tc>
        <w:tc>
          <w:tcPr>
            <w:tcW w:w="2977" w:type="dxa"/>
            <w:vMerge/>
            <w:vAlign w:val="center"/>
          </w:tcPr>
          <w:p w:rsidRPr="00F902A5" w:rsidR="00437DF0" w:rsidP="00730F1A" w:rsidRDefault="00437DF0" w14:paraId="5D9E0C35" w14:textId="77777777">
            <w:pPr>
              <w:widowControl w:val="0"/>
              <w:pBdr>
                <w:top w:val="nil"/>
                <w:left w:val="nil"/>
                <w:bottom w:val="nil"/>
                <w:right w:val="nil"/>
                <w:between w:val="nil"/>
              </w:pBdr>
              <w:spacing w:line="276" w:lineRule="auto"/>
              <w:jc w:val="center"/>
              <w:rPr>
                <w:rFonts w:ascii="Times New Roman" w:hAnsi="Times New Roman" w:eastAsia="Times New Roman" w:cs="Times New Roman"/>
                <w:sz w:val="20"/>
                <w:szCs w:val="20"/>
              </w:rPr>
            </w:pPr>
          </w:p>
        </w:tc>
      </w:tr>
      <w:tr w:rsidRPr="00F902A5" w:rsidR="00F902A5" w:rsidTr="00F902A5" w14:paraId="55494F4C" w14:textId="77777777">
        <w:tc>
          <w:tcPr>
            <w:tcW w:w="1101" w:type="dxa"/>
            <w:vAlign w:val="center"/>
          </w:tcPr>
          <w:p w:rsidRPr="00F902A5" w:rsidR="00DD3DDC" w:rsidP="00730F1A" w:rsidRDefault="00DD3DDC" w14:paraId="2D1DC519"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Human health regulation</w:t>
            </w:r>
          </w:p>
        </w:tc>
        <w:tc>
          <w:tcPr>
            <w:tcW w:w="1275" w:type="dxa"/>
            <w:vAlign w:val="center"/>
          </w:tcPr>
          <w:p w:rsidRPr="00F902A5" w:rsidR="00DD3DDC" w:rsidP="00730F1A" w:rsidRDefault="00DD3DDC" w14:paraId="6A1F14F0"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Acoustic environment regulation</w:t>
            </w:r>
          </w:p>
        </w:tc>
        <w:tc>
          <w:tcPr>
            <w:tcW w:w="1276" w:type="dxa"/>
            <w:vAlign w:val="center"/>
          </w:tcPr>
          <w:p w:rsidRPr="00F902A5" w:rsidR="00DD3DDC" w:rsidP="00730F1A" w:rsidRDefault="00DD3DDC" w14:paraId="4573389E"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Noise reduction</w:t>
            </w:r>
          </w:p>
        </w:tc>
        <w:tc>
          <w:tcPr>
            <w:tcW w:w="1418" w:type="dxa"/>
            <w:vAlign w:val="center"/>
          </w:tcPr>
          <w:p w:rsidRPr="00F902A5" w:rsidR="00DD3DDC" w:rsidP="00730F1A" w:rsidRDefault="00DD3DDC" w14:paraId="704FE1C8" w14:textId="77777777">
            <w:pPr>
              <w:jc w:val="center"/>
              <w:rPr>
                <w:sz w:val="20"/>
                <w:szCs w:val="20"/>
              </w:rPr>
            </w:pPr>
            <w:r w:rsidRPr="00F902A5">
              <w:rPr>
                <w:rFonts w:ascii="Times New Roman" w:hAnsi="Times New Roman" w:eastAsia="Times New Roman" w:cs="Times New Roman"/>
                <w:sz w:val="20"/>
                <w:szCs w:val="20"/>
              </w:rPr>
              <w:t>Spectrometer</w:t>
            </w:r>
          </w:p>
        </w:tc>
        <w:tc>
          <w:tcPr>
            <w:tcW w:w="992" w:type="dxa"/>
            <w:vAlign w:val="center"/>
          </w:tcPr>
          <w:p w:rsidRPr="00F902A5" w:rsidR="00DD3DDC" w:rsidP="00730F1A" w:rsidRDefault="00DD3DDC" w14:paraId="4395B46F"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Proxy</w:t>
            </w:r>
          </w:p>
          <w:p w:rsidRPr="00F902A5" w:rsidR="00DD3DDC" w:rsidP="00730F1A" w:rsidRDefault="00DD3DDC" w14:paraId="6137ED0D"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~LAI</w:t>
            </w:r>
          </w:p>
        </w:tc>
        <w:tc>
          <w:tcPr>
            <w:tcW w:w="850" w:type="dxa"/>
            <w:vAlign w:val="center"/>
          </w:tcPr>
          <w:p w:rsidRPr="00F902A5" w:rsidR="00DD3DDC" w:rsidP="00730F1A" w:rsidRDefault="00DD3DDC" w14:paraId="398DE6B0"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w:t>
            </w:r>
          </w:p>
        </w:tc>
        <w:tc>
          <w:tcPr>
            <w:tcW w:w="2977" w:type="dxa"/>
            <w:vAlign w:val="center"/>
          </w:tcPr>
          <w:p w:rsidRPr="00F902A5" w:rsidR="00DD3DDC" w:rsidP="00730F1A" w:rsidRDefault="00DD3DDC" w14:paraId="13D7B50C" w14:textId="77777777">
            <w:pPr>
              <w:jc w:val="center"/>
              <w:rPr>
                <w:rFonts w:ascii="Times New Roman" w:hAnsi="Times New Roman" w:eastAsia="Times New Roman" w:cs="Times New Roman"/>
                <w:sz w:val="20"/>
                <w:szCs w:val="20"/>
              </w:rPr>
            </w:pPr>
            <w:r w:rsidRPr="00F902A5">
              <w:rPr>
                <w:rFonts w:ascii="Times New Roman" w:hAnsi="Times New Roman" w:eastAsia="Times New Roman" w:cs="Times New Roman"/>
                <w:sz w:val="20"/>
                <w:szCs w:val="20"/>
              </w:rPr>
              <w:t>(Martens and Michelsen 1981; Yang et al. 2013; Van Renterghem 2014)</w:t>
            </w:r>
          </w:p>
        </w:tc>
      </w:tr>
    </w:tbl>
    <w:p w:rsidR="00DD3DDC" w:rsidP="00D12ABE" w:rsidRDefault="00DD3DDC" w14:paraId="7873EA73" w14:textId="77777777">
      <w:pPr>
        <w:spacing w:after="0"/>
        <w:ind w:firstLine="720"/>
        <w:jc w:val="both"/>
        <w:rPr>
          <w:rFonts w:ascii="Times New Roman" w:hAnsi="Times New Roman" w:eastAsia="Times New Roman" w:cs="Times New Roman"/>
          <w:sz w:val="24"/>
          <w:szCs w:val="24"/>
        </w:rPr>
      </w:pPr>
    </w:p>
    <w:p w:rsidRPr="00D12ABE" w:rsidR="00F22F79" w:rsidP="00D12ABE" w:rsidRDefault="00F22F79" w14:paraId="11F647CC" w14:textId="77777777">
      <w:pPr>
        <w:spacing w:after="0"/>
        <w:jc w:val="both"/>
        <w:rPr>
          <w:rFonts w:ascii="Times New Roman" w:hAnsi="Times New Roman" w:eastAsia="Times New Roman" w:cs="Times New Roman"/>
          <w:i/>
          <w:sz w:val="24"/>
          <w:szCs w:val="24"/>
        </w:rPr>
      </w:pPr>
      <w:r w:rsidRPr="00D12ABE">
        <w:rPr>
          <w:rFonts w:ascii="Times New Roman" w:hAnsi="Times New Roman" w:eastAsia="Times New Roman" w:cs="Times New Roman"/>
          <w:i/>
          <w:sz w:val="24"/>
          <w:szCs w:val="24"/>
        </w:rPr>
        <w:t>2.2.1. Carbon sequestration</w:t>
      </w:r>
    </w:p>
    <w:p w:rsidR="000D6FA9" w:rsidP="00D12ABE" w:rsidRDefault="008C478E" w14:paraId="1D12789F" w14:textId="750196E2">
      <w:pPr>
        <w:spacing w:after="0"/>
        <w:ind w:firstLine="720"/>
        <w:jc w:val="both"/>
        <w:rPr>
          <w:rFonts w:ascii="Times New Roman" w:hAnsi="Times New Roman" w:cs="Times New Roman"/>
          <w:color w:val="000000"/>
          <w:sz w:val="24"/>
          <w:szCs w:val="23"/>
          <w:shd w:val="clear" w:color="auto" w:fill="FFFFFF"/>
        </w:rPr>
      </w:pPr>
      <w:r>
        <w:rPr>
          <w:rFonts w:ascii="Times New Roman" w:hAnsi="Times New Roman" w:cs="Times New Roman"/>
          <w:color w:val="000000"/>
          <w:sz w:val="24"/>
          <w:szCs w:val="23"/>
          <w:shd w:val="clear" w:color="auto" w:fill="FFFFFF"/>
        </w:rPr>
        <w:t>Carbon sequestration</w:t>
      </w:r>
      <w:r w:rsidRPr="00F22F79" w:rsidR="00F22F79">
        <w:rPr>
          <w:rFonts w:ascii="Times New Roman" w:hAnsi="Times New Roman" w:cs="Times New Roman"/>
          <w:color w:val="000000"/>
          <w:sz w:val="24"/>
          <w:szCs w:val="23"/>
          <w:shd w:val="clear" w:color="auto" w:fill="FFFFFF"/>
        </w:rPr>
        <w:t xml:space="preserve"> </w:t>
      </w:r>
      <w:r>
        <w:rPr>
          <w:rFonts w:ascii="Times New Roman" w:hAnsi="Times New Roman" w:cs="Times New Roman"/>
          <w:color w:val="000000"/>
          <w:sz w:val="24"/>
          <w:szCs w:val="23"/>
          <w:shd w:val="clear" w:color="auto" w:fill="FFFFFF"/>
        </w:rPr>
        <w:t xml:space="preserve">assessment </w:t>
      </w:r>
      <w:r w:rsidRPr="00F22F79" w:rsidR="00F22F79">
        <w:rPr>
          <w:rFonts w:ascii="Times New Roman" w:hAnsi="Times New Roman" w:cs="Times New Roman"/>
          <w:color w:val="000000"/>
          <w:sz w:val="24"/>
          <w:szCs w:val="23"/>
          <w:shd w:val="clear" w:color="auto" w:fill="FFFFFF"/>
        </w:rPr>
        <w:t xml:space="preserve">was based on IPCC 2006 </w:t>
      </w:r>
      <w:r w:rsidR="000D6FA9">
        <w:rPr>
          <w:rFonts w:ascii="Times New Roman" w:hAnsi="Times New Roman" w:cs="Times New Roman"/>
          <w:color w:val="000000"/>
          <w:sz w:val="24"/>
          <w:szCs w:val="23"/>
          <w:shd w:val="clear" w:color="auto" w:fill="FFFFFF"/>
        </w:rPr>
        <w:t>approach</w:t>
      </w:r>
      <w:r w:rsidR="00E427CB">
        <w:rPr>
          <w:rFonts w:ascii="Times New Roman" w:hAnsi="Times New Roman" w:cs="Times New Roman"/>
          <w:color w:val="000000"/>
          <w:sz w:val="24"/>
          <w:szCs w:val="23"/>
          <w:shd w:val="clear" w:color="auto" w:fill="FFFFFF"/>
        </w:rPr>
        <w:t xml:space="preserve"> utilizing biomass expansion factor (BEF)</w:t>
      </w:r>
    </w:p>
    <w:p w:rsidR="000D6FA9" w:rsidP="000D6FA9" w:rsidRDefault="008C478E" w14:paraId="66E3EEDA" w14:textId="25CD8866">
      <w:pPr>
        <w:spacing w:after="0"/>
        <w:ind w:firstLine="720"/>
        <w:jc w:val="center"/>
        <w:rPr>
          <w:rFonts w:ascii="Times New Roman" w:hAnsi="Times New Roman" w:cs="Times New Roman"/>
          <w:color w:val="000000"/>
          <w:sz w:val="24"/>
          <w:szCs w:val="23"/>
          <w:shd w:val="clear" w:color="auto" w:fill="FFFFFF"/>
        </w:rPr>
      </w:pPr>
      <w:r>
        <w:rPr>
          <w:rFonts w:ascii="Times New Roman" w:hAnsi="Times New Roman" w:cs="Times New Roman"/>
          <w:color w:val="000000"/>
          <w:sz w:val="24"/>
          <w:szCs w:val="23"/>
          <w:shd w:val="clear" w:color="auto" w:fill="FFFFFF"/>
        </w:rPr>
        <w:t>Δ</w:t>
      </w:r>
      <w:r w:rsidRPr="00F22F79" w:rsidR="00F22F79">
        <w:rPr>
          <w:rFonts w:ascii="Times New Roman" w:hAnsi="Times New Roman" w:cs="Times New Roman"/>
          <w:color w:val="000000"/>
          <w:sz w:val="24"/>
          <w:szCs w:val="23"/>
          <w:shd w:val="clear" w:color="auto" w:fill="FFFFFF"/>
        </w:rPr>
        <w:t>C = [</w:t>
      </w:r>
      <w:r>
        <w:rPr>
          <w:rFonts w:ascii="Times New Roman" w:hAnsi="Times New Roman" w:cs="Times New Roman"/>
          <w:color w:val="000000"/>
          <w:sz w:val="24"/>
          <w:szCs w:val="23"/>
          <w:shd w:val="clear" w:color="auto" w:fill="FFFFFF"/>
        </w:rPr>
        <w:t>Δ</w:t>
      </w:r>
      <w:r w:rsidRPr="00F22F79" w:rsidR="00F22F79">
        <w:rPr>
          <w:rFonts w:ascii="Times New Roman" w:hAnsi="Times New Roman" w:cs="Times New Roman"/>
          <w:color w:val="000000"/>
          <w:sz w:val="24"/>
          <w:szCs w:val="23"/>
          <w:shd w:val="clear" w:color="auto" w:fill="FFFFFF"/>
        </w:rPr>
        <w:t>V * B</w:t>
      </w:r>
      <w:r w:rsidR="006E32F4">
        <w:rPr>
          <w:rFonts w:ascii="Times New Roman" w:hAnsi="Times New Roman" w:cs="Times New Roman"/>
          <w:color w:val="000000"/>
          <w:sz w:val="24"/>
          <w:szCs w:val="23"/>
          <w:shd w:val="clear" w:color="auto" w:fill="FFFFFF"/>
        </w:rPr>
        <w:t>C</w:t>
      </w:r>
      <w:r w:rsidRPr="00F22F79" w:rsidR="00F22F79">
        <w:rPr>
          <w:rFonts w:ascii="Times New Roman" w:hAnsi="Times New Roman" w:cs="Times New Roman"/>
          <w:color w:val="000000"/>
          <w:sz w:val="24"/>
          <w:szCs w:val="23"/>
          <w:shd w:val="clear" w:color="auto" w:fill="FFFFFF"/>
        </w:rPr>
        <w:t>EF] * (1 + R) * CF</w:t>
      </w:r>
    </w:p>
    <w:p w:rsidRPr="00F22F79" w:rsidR="00F22F79" w:rsidP="00D12ABE" w:rsidRDefault="00F22F79" w14:paraId="302D2711" w14:textId="7DA410A0">
      <w:pPr>
        <w:spacing w:after="0"/>
        <w:ind w:firstLine="720"/>
        <w:jc w:val="both"/>
        <w:rPr>
          <w:rFonts w:ascii="Times New Roman" w:hAnsi="Times New Roman" w:eastAsia="Times New Roman" w:cs="Times New Roman"/>
          <w:sz w:val="24"/>
          <w:szCs w:val="24"/>
        </w:rPr>
      </w:pPr>
      <w:r w:rsidRPr="00F22F79">
        <w:rPr>
          <w:rFonts w:ascii="Times New Roman" w:hAnsi="Times New Roman" w:cs="Times New Roman"/>
          <w:color w:val="000000"/>
          <w:sz w:val="24"/>
          <w:szCs w:val="23"/>
          <w:shd w:val="clear" w:color="auto" w:fill="FFFFFF"/>
        </w:rPr>
        <w:t>where</w:t>
      </w:r>
      <w:r>
        <w:rPr>
          <w:rFonts w:ascii="Times New Roman" w:hAnsi="Times New Roman" w:cs="Times New Roman"/>
          <w:color w:val="000000"/>
          <w:sz w:val="24"/>
          <w:szCs w:val="23"/>
          <w:shd w:val="clear" w:color="auto" w:fill="FFFFFF"/>
        </w:rPr>
        <w:t xml:space="preserve"> </w:t>
      </w:r>
      <w:r w:rsidRPr="00F22F79">
        <w:rPr>
          <w:rFonts w:ascii="Times New Roman" w:hAnsi="Times New Roman" w:cs="Times New Roman"/>
          <w:color w:val="000000"/>
          <w:sz w:val="24"/>
          <w:szCs w:val="23"/>
          <w:shd w:val="clear" w:color="auto" w:fill="FFFFFF"/>
        </w:rPr>
        <w:t xml:space="preserve">BCEF </w:t>
      </w:r>
      <w:r w:rsidR="00E427CB">
        <w:rPr>
          <w:rFonts w:ascii="Times New Roman" w:hAnsi="Times New Roman" w:cs="Times New Roman"/>
          <w:color w:val="000000"/>
          <w:sz w:val="24"/>
          <w:szCs w:val="23"/>
          <w:shd w:val="clear" w:color="auto" w:fill="FFFFFF"/>
        </w:rPr>
        <w:t>=</w:t>
      </w:r>
      <w:r w:rsidRPr="00F22F79">
        <w:rPr>
          <w:rFonts w:ascii="Times New Roman" w:hAnsi="Times New Roman" w:cs="Times New Roman"/>
          <w:color w:val="000000"/>
          <w:sz w:val="24"/>
          <w:szCs w:val="23"/>
          <w:shd w:val="clear" w:color="auto" w:fill="FFFFFF"/>
        </w:rPr>
        <w:t xml:space="preserve"> BEF * D</w:t>
      </w:r>
      <w:r w:rsidR="000D6FA9">
        <w:rPr>
          <w:rFonts w:ascii="Times New Roman" w:hAnsi="Times New Roman" w:cs="Times New Roman"/>
          <w:color w:val="000000"/>
          <w:sz w:val="24"/>
          <w:szCs w:val="23"/>
          <w:shd w:val="clear" w:color="auto" w:fill="FFFFFF"/>
        </w:rPr>
        <w:t xml:space="preserve"> </w:t>
      </w:r>
      <w:r w:rsidR="00E427CB">
        <w:rPr>
          <w:rFonts w:ascii="Times New Roman" w:hAnsi="Times New Roman" w:cs="Times New Roman"/>
          <w:color w:val="000000"/>
          <w:sz w:val="24"/>
          <w:szCs w:val="23"/>
          <w:shd w:val="clear" w:color="auto" w:fill="FFFFFF"/>
        </w:rPr>
        <w:t>and R(root to shot ratio)</w:t>
      </w:r>
      <w:r w:rsidRPr="00F22F79">
        <w:rPr>
          <w:rFonts w:ascii="Times New Roman" w:hAnsi="Times New Roman" w:cs="Times New Roman"/>
          <w:color w:val="000000"/>
          <w:sz w:val="24"/>
          <w:szCs w:val="23"/>
          <w:shd w:val="clear" w:color="auto" w:fill="FFFFFF"/>
        </w:rPr>
        <w:t xml:space="preserve"> </w:t>
      </w:r>
      <w:r w:rsidR="00293F72">
        <w:rPr>
          <w:rFonts w:ascii="Times New Roman" w:hAnsi="Times New Roman" w:cs="Times New Roman"/>
          <w:color w:val="000000"/>
          <w:sz w:val="24"/>
          <w:szCs w:val="23"/>
          <w:shd w:val="clear" w:color="auto" w:fill="FFFFFF"/>
        </w:rPr>
        <w:t>was</w:t>
      </w:r>
      <w:r w:rsidRPr="00F22F79">
        <w:rPr>
          <w:rFonts w:ascii="Times New Roman" w:hAnsi="Times New Roman" w:cs="Times New Roman"/>
          <w:color w:val="000000"/>
          <w:sz w:val="24"/>
          <w:szCs w:val="23"/>
          <w:shd w:val="clear" w:color="auto" w:fill="FFFFFF"/>
        </w:rPr>
        <w:t xml:space="preserve"> taken from</w:t>
      </w:r>
      <w:r w:rsidR="00E427CB">
        <w:rPr>
          <w:rFonts w:ascii="Times New Roman" w:hAnsi="Times New Roman" w:cs="Times New Roman"/>
          <w:color w:val="000000"/>
          <w:sz w:val="24"/>
          <w:szCs w:val="23"/>
          <w:shd w:val="clear" w:color="auto" w:fill="FFFFFF"/>
        </w:rPr>
        <w:t xml:space="preserve"> literature according to species and age of the tree</w:t>
      </w:r>
      <w:r w:rsidRPr="00F22F79">
        <w:rPr>
          <w:rFonts w:ascii="Times New Roman" w:hAnsi="Times New Roman" w:cs="Times New Roman"/>
          <w:color w:val="000000"/>
          <w:sz w:val="24"/>
          <w:szCs w:val="23"/>
          <w:shd w:val="clear" w:color="auto" w:fill="FFFFFF"/>
        </w:rPr>
        <w:t xml:space="preserve"> </w:t>
      </w:r>
      <w:r>
        <w:rPr>
          <w:rFonts w:ascii="Times New Roman" w:hAnsi="Times New Roman" w:cs="Times New Roman"/>
          <w:color w:val="000000"/>
          <w:sz w:val="24"/>
          <w:szCs w:val="23"/>
          <w:shd w:val="clear" w:color="auto" w:fill="FFFFFF"/>
        </w:rPr>
        <w:fldChar w:fldCharType="begin"/>
      </w:r>
      <w:r>
        <w:rPr>
          <w:rFonts w:ascii="Times New Roman" w:hAnsi="Times New Roman" w:cs="Times New Roman"/>
          <w:color w:val="000000"/>
          <w:sz w:val="24"/>
          <w:szCs w:val="23"/>
          <w:shd w:val="clear" w:color="auto" w:fill="FFFFFF"/>
        </w:rPr>
        <w:instrText xml:space="preserve"> ADDIN ZOTERO_ITEM CSL_CITATION {"citationID":"Eff04xFa","properties":{"formattedCitation":"(Schepaschenko et al. 2018)","plainCitation":"(Schepaschenko et al. 2018)","noteIndex":0},"citationItems":[{"id":2083,"uris":["http://zotero.org/users/3524663/items/6ASEWN5B"],"uri":["http://zotero.org/users/3524663/items/6ASEWN5B"],"itemData":{"id":2083,"type":"article-journal","abstract":"Biomass structure is an important feature of terrestrial vegetation. The parameters of forest biomass structure are important for forest monitoring, biomass modelling and the optimal utilization and management of forests. In this paper, we used the most comprehensive database of sample plots available to build a set of multi-dimensional regression models that describe the proportion of different live biomass fractions (i.e., the stem, branches, foliage, roots) of forest stands as a function of average stand age, density (relative stocking) and site quality for forests of the major tree species of northern Eurasia. Bootstrapping was used to determine the accuracy of the estimates and also provides the associated uncertainties in these estimates. The species-speciﬁc mean percentage errors were then calculated between the sample plot data and the model estimates, resulting in overall relative errors in the regression model of −0.6%, −1.0% and 11.6% for biomass conversion and expansion factor (BCEF), biomass expansion factor (BEF), and root-to-shoot ratio respectively. The equations were then applied to data obtained from the Russian State Forest Register (SFR) and a map of forest cover to produce spatially distributed estimators of biomass conversion and expansion factors and root-to-shoot ratios for Russian forests. The equations and the resulting maps can be used to convert growing stock volume to the components of both above-ground and below-ground live biomass. The new live biomass conversion factors can be used in different applications, in particular to substitute those that are currently used by Russia in national reporting to the UNFCCC (United Nations Framework Convention on Climate Change) and the FAO FRA (Food and Agriculture Organization’s Forest Resource Assessment), among others.","container-title":"Forests","DOI":"10.3390/f9060312","ISSN":"1999-4907","issue":"6","language":"en","page":"312","source":"Crossref","title":"Improved Estimates of Biomass Expansion Factors for Russian Forests","volume":"9","author":[{"family":"Schepaschenko","given":"Dmitry"},{"family":"Moltchanova","given":"Elena"},{"family":"Shvidenko","given":"Anatoly"},{"family":"Blyshchyk","given":"Volodymyr"},{"family":"Dmitriev","given":"Egor"},{"family":"Martynenko","given":"Olga"},{"family":"See","given":"Linda"},{"family":"Kraxner","given":"Florian"}],"issued":{"date-parts":[["2018",6,1]]}}}],"schema":"https://github.com/citation-style-language/schema/raw/master/csl-citation.json"} </w:instrText>
      </w:r>
      <w:r>
        <w:rPr>
          <w:rFonts w:ascii="Times New Roman" w:hAnsi="Times New Roman" w:cs="Times New Roman"/>
          <w:color w:val="000000"/>
          <w:sz w:val="24"/>
          <w:szCs w:val="23"/>
          <w:shd w:val="clear" w:color="auto" w:fill="FFFFFF"/>
        </w:rPr>
        <w:fldChar w:fldCharType="separate"/>
      </w:r>
      <w:r w:rsidRPr="00F22F79">
        <w:rPr>
          <w:rFonts w:ascii="Times New Roman" w:hAnsi="Times New Roman" w:cs="Times New Roman"/>
          <w:sz w:val="24"/>
        </w:rPr>
        <w:t>(Schepaschenko et al. 2018)</w:t>
      </w:r>
      <w:r>
        <w:rPr>
          <w:rFonts w:ascii="Times New Roman" w:hAnsi="Times New Roman" w:cs="Times New Roman"/>
          <w:color w:val="000000"/>
          <w:sz w:val="24"/>
          <w:szCs w:val="23"/>
          <w:shd w:val="clear" w:color="auto" w:fill="FFFFFF"/>
        </w:rPr>
        <w:fldChar w:fldCharType="end"/>
      </w:r>
      <w:r w:rsidR="00E427CB">
        <w:rPr>
          <w:rFonts w:ascii="Times New Roman" w:hAnsi="Times New Roman" w:cs="Times New Roman"/>
          <w:color w:val="000000"/>
          <w:sz w:val="24"/>
          <w:szCs w:val="23"/>
          <w:shd w:val="clear" w:color="auto" w:fill="FFFFFF"/>
        </w:rPr>
        <w:t>,</w:t>
      </w:r>
      <w:r>
        <w:rPr>
          <w:rFonts w:ascii="Times New Roman" w:hAnsi="Times New Roman" w:cs="Times New Roman"/>
          <w:color w:val="000000"/>
          <w:sz w:val="24"/>
          <w:szCs w:val="23"/>
          <w:shd w:val="clear" w:color="auto" w:fill="FFFFFF"/>
        </w:rPr>
        <w:t xml:space="preserve"> </w:t>
      </w:r>
      <w:r w:rsidRPr="00F22F79">
        <w:rPr>
          <w:rFonts w:ascii="Times New Roman" w:hAnsi="Times New Roman" w:cs="Times New Roman"/>
          <w:color w:val="000000"/>
          <w:sz w:val="24"/>
          <w:szCs w:val="23"/>
          <w:shd w:val="clear" w:color="auto" w:fill="FFFFFF"/>
        </w:rPr>
        <w:t xml:space="preserve">CF was taken as 0.5. </w:t>
      </w:r>
      <w:r w:rsidR="008C478E">
        <w:rPr>
          <w:rFonts w:ascii="Times New Roman" w:hAnsi="Times New Roman" w:cs="Times New Roman"/>
          <w:color w:val="000000"/>
          <w:sz w:val="24"/>
          <w:szCs w:val="23"/>
          <w:shd w:val="clear" w:color="auto" w:fill="FFFFFF"/>
        </w:rPr>
        <w:t>Trunk v</w:t>
      </w:r>
      <w:r w:rsidRPr="00F22F79">
        <w:rPr>
          <w:rFonts w:ascii="Times New Roman" w:hAnsi="Times New Roman" w:cs="Times New Roman"/>
          <w:color w:val="000000"/>
          <w:sz w:val="24"/>
          <w:szCs w:val="23"/>
          <w:shd w:val="clear" w:color="auto" w:fill="FFFFFF"/>
        </w:rPr>
        <w:t>olume was calculated as</w:t>
      </w:r>
      <w:r w:rsidR="008C478E">
        <w:rPr>
          <w:rFonts w:ascii="Times New Roman" w:hAnsi="Times New Roman" w:cs="Times New Roman"/>
          <w:color w:val="000000"/>
          <w:sz w:val="24"/>
          <w:szCs w:val="23"/>
          <w:shd w:val="clear" w:color="auto" w:fill="FFFFFF"/>
        </w:rPr>
        <w:t xml:space="preserve">suming it </w:t>
      </w:r>
      <w:r w:rsidRPr="00F22F79">
        <w:rPr>
          <w:rFonts w:ascii="Times New Roman" w:hAnsi="Times New Roman" w:cs="Times New Roman"/>
          <w:color w:val="000000"/>
          <w:sz w:val="24"/>
          <w:szCs w:val="23"/>
          <w:shd w:val="clear" w:color="auto" w:fill="FFFFFF"/>
        </w:rPr>
        <w:t>conic</w:t>
      </w:r>
      <w:r w:rsidR="008C478E">
        <w:rPr>
          <w:rFonts w:ascii="Times New Roman" w:hAnsi="Times New Roman" w:cs="Times New Roman"/>
          <w:color w:val="000000"/>
          <w:sz w:val="24"/>
          <w:szCs w:val="23"/>
          <w:shd w:val="clear" w:color="auto" w:fill="FFFFFF"/>
        </w:rPr>
        <w:t xml:space="preserve"> form, with</w:t>
      </w:r>
      <w:r w:rsidRPr="00F22F79">
        <w:rPr>
          <w:rFonts w:ascii="Times New Roman" w:hAnsi="Times New Roman" w:cs="Times New Roman"/>
          <w:color w:val="000000"/>
          <w:sz w:val="24"/>
          <w:szCs w:val="23"/>
          <w:shd w:val="clear" w:color="auto" w:fill="FFFFFF"/>
        </w:rPr>
        <w:t xml:space="preserve"> </w:t>
      </w:r>
      <w:sdt>
        <w:sdtPr>
          <w:tag w:val="goog_rdk_26"/>
          <w:id w:val="-821046588"/>
        </w:sdtPr>
        <w:sdtContent>
          <w:r w:rsidR="008C478E">
            <w:t>h</w:t>
          </w:r>
        </w:sdtContent>
      </w:sdt>
      <w:r w:rsidRPr="00F22F79">
        <w:rPr>
          <w:rFonts w:ascii="Times New Roman" w:hAnsi="Times New Roman" w:cs="Times New Roman"/>
          <w:color w:val="000000"/>
          <w:sz w:val="24"/>
          <w:szCs w:val="23"/>
          <w:shd w:val="clear" w:color="auto" w:fill="FFFFFF"/>
        </w:rPr>
        <w:t xml:space="preserve">eight </w:t>
      </w:r>
      <w:r w:rsidR="008C478E">
        <w:rPr>
          <w:rFonts w:ascii="Times New Roman" w:hAnsi="Times New Roman" w:cs="Times New Roman"/>
          <w:color w:val="000000"/>
          <w:sz w:val="24"/>
          <w:szCs w:val="23"/>
          <w:shd w:val="clear" w:color="auto" w:fill="FFFFFF"/>
        </w:rPr>
        <w:t xml:space="preserve">measured directly in field and </w:t>
      </w:r>
      <w:r w:rsidR="00F01B59">
        <w:rPr>
          <w:rFonts w:ascii="Times New Roman" w:hAnsi="Times New Roman" w:cs="Times New Roman"/>
          <w:color w:val="000000"/>
          <w:sz w:val="24"/>
          <w:szCs w:val="23"/>
          <w:shd w:val="clear" w:color="auto" w:fill="FFFFFF"/>
        </w:rPr>
        <w:t>trunk diameter expansion measured real time with TreeTalkers IR distance sensor.</w:t>
      </w:r>
    </w:p>
    <w:p w:rsidRPr="00D12ABE" w:rsidR="00F22F79" w:rsidP="00D12ABE" w:rsidRDefault="00F22F79" w14:paraId="4F40755E" w14:textId="77777777">
      <w:pPr>
        <w:spacing w:after="0"/>
        <w:jc w:val="both"/>
        <w:rPr>
          <w:rFonts w:ascii="Times New Roman" w:hAnsi="Times New Roman" w:eastAsia="Times New Roman" w:cs="Times New Roman"/>
          <w:i/>
          <w:sz w:val="24"/>
          <w:szCs w:val="24"/>
        </w:rPr>
      </w:pPr>
      <w:r w:rsidRPr="00D12ABE">
        <w:rPr>
          <w:rFonts w:ascii="Times New Roman" w:hAnsi="Times New Roman" w:eastAsia="Times New Roman" w:cs="Times New Roman"/>
          <w:i/>
          <w:sz w:val="24"/>
          <w:szCs w:val="24"/>
        </w:rPr>
        <w:lastRenderedPageBreak/>
        <w:t xml:space="preserve">2.2.2. Air temperature </w:t>
      </w:r>
      <w:r w:rsidRPr="00D12ABE" w:rsidR="00507CED">
        <w:rPr>
          <w:rFonts w:ascii="Times New Roman" w:hAnsi="Times New Roman" w:eastAsia="Times New Roman" w:cs="Times New Roman"/>
          <w:i/>
          <w:sz w:val="24"/>
          <w:szCs w:val="24"/>
        </w:rPr>
        <w:t xml:space="preserve">and humidity </w:t>
      </w:r>
      <w:r w:rsidRPr="00D12ABE">
        <w:rPr>
          <w:rFonts w:ascii="Times New Roman" w:hAnsi="Times New Roman" w:eastAsia="Times New Roman" w:cs="Times New Roman"/>
          <w:i/>
          <w:sz w:val="24"/>
          <w:szCs w:val="24"/>
        </w:rPr>
        <w:t>reduction</w:t>
      </w:r>
    </w:p>
    <w:p w:rsidR="00507CED" w:rsidP="00D12ABE" w:rsidRDefault="00507CED" w14:paraId="76E367D8" w14:textId="77777777">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Direct measurements of temperature and humidity reduction based on the difference between data form thermo-hygrometers of TT and TT-R.</w:t>
      </w:r>
    </w:p>
    <w:p w:rsidRPr="00D12ABE" w:rsidR="00F902A5" w:rsidP="00F902A5" w:rsidRDefault="00F902A5" w14:paraId="0D13BB5D" w14:textId="77777777">
      <w:pPr>
        <w:spacing w:after="0"/>
        <w:jc w:val="both"/>
        <w:rPr>
          <w:rFonts w:ascii="Times New Roman" w:hAnsi="Times New Roman" w:eastAsia="Times New Roman" w:cs="Times New Roman"/>
          <w:i/>
          <w:sz w:val="24"/>
          <w:szCs w:val="24"/>
        </w:rPr>
      </w:pPr>
      <w:r w:rsidRPr="00D12ABE">
        <w:rPr>
          <w:rFonts w:ascii="Times New Roman" w:hAnsi="Times New Roman" w:eastAsia="Times New Roman" w:cs="Times New Roman"/>
          <w:i/>
          <w:sz w:val="24"/>
          <w:szCs w:val="24"/>
        </w:rPr>
        <w:t>2.2.</w:t>
      </w:r>
      <w:r>
        <w:rPr>
          <w:rFonts w:ascii="Times New Roman" w:hAnsi="Times New Roman" w:eastAsia="Times New Roman" w:cs="Times New Roman"/>
          <w:i/>
          <w:sz w:val="24"/>
          <w:szCs w:val="24"/>
        </w:rPr>
        <w:t>3</w:t>
      </w:r>
      <w:r w:rsidRPr="00D12ABE">
        <w:rPr>
          <w:rFonts w:ascii="Times New Roman" w:hAnsi="Times New Roman" w:eastAsia="Times New Roman" w:cs="Times New Roman"/>
          <w:i/>
          <w:sz w:val="24"/>
          <w:szCs w:val="24"/>
        </w:rPr>
        <w:t>. Run-off mitigation via evapotranspiration</w:t>
      </w:r>
    </w:p>
    <w:p w:rsidR="00F902A5" w:rsidP="00F902A5" w:rsidRDefault="00F902A5" w14:paraId="490795DB" w14:textId="77777777">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Transpiration via Sap Flow (cumulative or hour by hour)</w:t>
      </w:r>
    </w:p>
    <w:p w:rsidRPr="00293F72" w:rsidR="00F22F79" w:rsidP="00D12ABE" w:rsidRDefault="00F22F79" w14:paraId="430CDFCE" w14:textId="77777777">
      <w:pPr>
        <w:spacing w:after="0"/>
        <w:jc w:val="both"/>
        <w:rPr>
          <w:rFonts w:ascii="Times New Roman" w:hAnsi="Times New Roman" w:eastAsia="Times New Roman" w:cs="Times New Roman"/>
          <w:i/>
          <w:sz w:val="24"/>
          <w:szCs w:val="24"/>
        </w:rPr>
      </w:pPr>
      <w:r w:rsidRPr="00293F72">
        <w:rPr>
          <w:rFonts w:ascii="Times New Roman" w:hAnsi="Times New Roman" w:eastAsia="Times New Roman" w:cs="Times New Roman"/>
          <w:i/>
          <w:sz w:val="24"/>
          <w:szCs w:val="24"/>
        </w:rPr>
        <w:t>2.2.</w:t>
      </w:r>
      <w:r w:rsidR="00F902A5">
        <w:rPr>
          <w:rFonts w:ascii="Times New Roman" w:hAnsi="Times New Roman" w:eastAsia="Times New Roman" w:cs="Times New Roman"/>
          <w:i/>
          <w:sz w:val="24"/>
          <w:szCs w:val="24"/>
        </w:rPr>
        <w:t>4</w:t>
      </w:r>
      <w:r w:rsidRPr="00293F72">
        <w:rPr>
          <w:rFonts w:ascii="Times New Roman" w:hAnsi="Times New Roman" w:eastAsia="Times New Roman" w:cs="Times New Roman"/>
          <w:i/>
          <w:sz w:val="24"/>
          <w:szCs w:val="24"/>
        </w:rPr>
        <w:t xml:space="preserve">. Energy consumption </w:t>
      </w:r>
    </w:p>
    <w:p w:rsidRPr="00175DFD" w:rsidR="00175DFD" w:rsidP="00D12ABE" w:rsidRDefault="00175DFD" w14:paraId="5FF2B53B" w14:textId="7FAE8314">
      <w:pPr>
        <w:spacing w:after="0"/>
        <w:rPr>
          <w:rFonts w:ascii="Times New Roman" w:hAnsi="Times New Roman" w:cs="Times New Roman"/>
          <w:sz w:val="24"/>
          <w:szCs w:val="24"/>
        </w:rPr>
      </w:pPr>
      <w:r w:rsidRPr="00175DFD">
        <w:rPr>
          <w:rFonts w:ascii="Times New Roman" w:hAnsi="Times New Roman" w:cs="Times New Roman"/>
          <w:sz w:val="24"/>
          <w:szCs w:val="24"/>
        </w:rPr>
        <w:t>The energy absorbed by tree is the result of this equation:</w:t>
      </w:r>
      <w:r>
        <w:rPr>
          <w:rFonts w:ascii="Times New Roman" w:hAnsi="Times New Roman" w:cs="Times New Roman"/>
          <w:sz w:val="24"/>
          <w:szCs w:val="24"/>
        </w:rPr>
        <w:t xml:space="preserve"> </w:t>
      </w:r>
      <w:r w:rsidRPr="00175DFD">
        <w:rPr>
          <w:rFonts w:ascii="Times New Roman" w:hAnsi="Times New Roman" w:cs="Times New Roman"/>
          <w:sz w:val="24"/>
          <w:szCs w:val="24"/>
        </w:rPr>
        <w:t xml:space="preserve">Rn= </w:t>
      </w:r>
      <w:r w:rsidR="009149D9">
        <w:rPr>
          <w:rFonts w:ascii="Times New Roman" w:hAnsi="Times New Roman" w:cs="Times New Roman"/>
          <w:sz w:val="24"/>
          <w:szCs w:val="24"/>
        </w:rPr>
        <w:t>L</w:t>
      </w:r>
      <w:r w:rsidRPr="00175DFD">
        <w:rPr>
          <w:rFonts w:ascii="Times New Roman" w:hAnsi="Times New Roman" w:cs="Times New Roman"/>
          <w:sz w:val="24"/>
          <w:szCs w:val="24"/>
        </w:rPr>
        <w:t xml:space="preserve"> + </w:t>
      </w:r>
      <w:r w:rsidR="009149D9">
        <w:rPr>
          <w:rFonts w:ascii="Times New Roman" w:hAnsi="Times New Roman" w:cs="Times New Roman"/>
          <w:sz w:val="24"/>
          <w:szCs w:val="24"/>
        </w:rPr>
        <w:t>H</w:t>
      </w:r>
      <w:r w:rsidRPr="00175DFD">
        <w:rPr>
          <w:rFonts w:ascii="Times New Roman" w:hAnsi="Times New Roman" w:cs="Times New Roman"/>
          <w:sz w:val="24"/>
          <w:szCs w:val="24"/>
        </w:rPr>
        <w:t xml:space="preserve"> + G, where </w:t>
      </w:r>
      <w:r w:rsidR="009149D9">
        <w:rPr>
          <w:rFonts w:ascii="Times New Roman" w:hAnsi="Times New Roman" w:cs="Times New Roman"/>
          <w:sz w:val="24"/>
          <w:szCs w:val="24"/>
        </w:rPr>
        <w:t>L</w:t>
      </w:r>
      <w:r w:rsidRPr="00175DFD">
        <w:rPr>
          <w:rFonts w:ascii="Times New Roman" w:hAnsi="Times New Roman" w:cs="Times New Roman"/>
          <w:sz w:val="24"/>
          <w:szCs w:val="24"/>
        </w:rPr>
        <w:t xml:space="preserve"> is energy spent in transpiration (the latent heat for vaporization of water = 2264.705 KJ/KG)</w:t>
      </w:r>
      <w:r>
        <w:rPr>
          <w:rFonts w:ascii="Times New Roman" w:hAnsi="Times New Roman" w:cs="Times New Roman"/>
          <w:sz w:val="24"/>
          <w:szCs w:val="24"/>
        </w:rPr>
        <w:t xml:space="preserve">, </w:t>
      </w:r>
      <w:r w:rsidR="009149D9">
        <w:rPr>
          <w:rFonts w:ascii="Times New Roman" w:hAnsi="Times New Roman" w:cs="Times New Roman"/>
          <w:sz w:val="24"/>
          <w:szCs w:val="24"/>
        </w:rPr>
        <w:t>H</w:t>
      </w:r>
      <w:r w:rsidRPr="00175DFD">
        <w:rPr>
          <w:rFonts w:ascii="Times New Roman" w:hAnsi="Times New Roman" w:cs="Times New Roman"/>
          <w:sz w:val="24"/>
          <w:szCs w:val="24"/>
        </w:rPr>
        <w:t xml:space="preserve"> is the sensible heat, the heat transferred or absorbed by the tree by convective heat transfer</w:t>
      </w:r>
      <w:r>
        <w:rPr>
          <w:rFonts w:ascii="Times New Roman" w:hAnsi="Times New Roman" w:cs="Times New Roman"/>
          <w:sz w:val="24"/>
          <w:szCs w:val="24"/>
        </w:rPr>
        <w:t xml:space="preserve">, </w:t>
      </w:r>
      <w:r w:rsidRPr="00175DFD">
        <w:rPr>
          <w:rFonts w:ascii="Times New Roman" w:hAnsi="Times New Roman" w:cs="Times New Roman"/>
          <w:sz w:val="24"/>
          <w:szCs w:val="24"/>
        </w:rPr>
        <w:t>G is the heat transferred to the soil by absorption on the energy which penetrate the canopy</w:t>
      </w:r>
      <w:r>
        <w:rPr>
          <w:rFonts w:ascii="Times New Roman" w:hAnsi="Times New Roman" w:cs="Times New Roman"/>
          <w:sz w:val="24"/>
          <w:szCs w:val="24"/>
        </w:rPr>
        <w:t>.</w:t>
      </w:r>
    </w:p>
    <w:p w:rsidR="009149D9" w:rsidP="00D12ABE" w:rsidRDefault="009149D9" w14:paraId="47DC4D38" w14:textId="2D6575B2">
      <w:pPr>
        <w:spacing w:after="0"/>
        <w:rPr>
          <w:rFonts w:ascii="Times New Roman" w:hAnsi="Times New Roman" w:cs="Times New Roman"/>
          <w:sz w:val="24"/>
          <w:szCs w:val="24"/>
        </w:rPr>
      </w:pPr>
      <w:r>
        <w:rPr>
          <w:rFonts w:ascii="Times New Roman" w:hAnsi="Times New Roman" w:cs="Times New Roman"/>
          <w:sz w:val="24"/>
          <w:szCs w:val="24"/>
        </w:rPr>
        <w:t>Sensible heat was calculated according to next equation:</w:t>
      </w:r>
    </w:p>
    <w:p w:rsidR="009149D9" w:rsidP="009149D9" w:rsidRDefault="009149D9" w14:paraId="1A72B006" w14:textId="286108B4">
      <w:pPr>
        <w:spacing w:after="0"/>
        <w:jc w:val="center"/>
        <w:rPr>
          <w:rFonts w:ascii="Times New Roman" w:hAnsi="Times New Roman" w:cs="Times New Roman"/>
          <w:sz w:val="24"/>
          <w:szCs w:val="24"/>
        </w:rPr>
      </w:pPr>
      <m:oMath>
        <m:r>
          <w:rPr>
            <w:rFonts w:ascii="Cambria Math" w:hAnsi="Cambria Math" w:cs="Times New Roman"/>
            <w:sz w:val="24"/>
            <w:szCs w:val="24"/>
          </w:rPr>
          <m:t>C = ρ</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p</m:t>
            </m:r>
          </m:sub>
        </m:sSub>
        <m:f>
          <m:fPr>
            <m:ctrlPr>
              <w:rPr>
                <w:rFonts w:ascii="Cambria Math" w:hAnsi="Cambria Math" w:cs="Times New Roman" w:eastAsiaTheme="minorEastAsia"/>
                <w:i/>
                <w:sz w:val="24"/>
                <w:szCs w:val="24"/>
              </w:rPr>
            </m:ctrlPr>
          </m:fPr>
          <m:num>
            <m:r>
              <w:rPr>
                <w:rFonts w:ascii="Cambria Math" w:hAnsi="Cambria Math" w:cs="Times New Roman" w:eastAsiaTheme="minorEastAsia"/>
                <w:sz w:val="24"/>
                <w:szCs w:val="24"/>
              </w:rPr>
              <m:t>∆T</m:t>
            </m:r>
          </m:num>
          <m:den>
            <m:r>
              <w:rPr>
                <w:rFonts w:ascii="Cambria Math" w:hAnsi="Cambria Math" w:cs="Times New Roman" w:eastAsiaTheme="minorEastAsia"/>
                <w:sz w:val="24"/>
                <w:szCs w:val="24"/>
              </w:rPr>
              <m:t>r</m:t>
            </m:r>
          </m:den>
        </m:f>
      </m:oMath>
      <w:r>
        <w:rPr>
          <w:rFonts w:ascii="Times New Roman" w:hAnsi="Times New Roman" w:cs="Times New Roman"/>
          <w:sz w:val="24"/>
          <w:szCs w:val="24"/>
        </w:rPr>
        <w:t xml:space="preserve"> (1)</w:t>
      </w:r>
    </w:p>
    <w:p w:rsidRPr="009149D9" w:rsidR="009149D9" w:rsidP="009149D9" w:rsidRDefault="009149D9" w14:paraId="2D97AF78" w14:textId="1708CB49">
      <w:pPr>
        <w:spacing w:after="0"/>
        <w:rPr>
          <w:rFonts w:ascii="Times New Roman" w:hAnsi="Times New Roman" w:cs="Times New Roman"/>
          <w:sz w:val="24"/>
          <w:szCs w:val="24"/>
        </w:rPr>
      </w:pPr>
      <w:r>
        <w:rPr>
          <w:rFonts w:ascii="Times New Roman" w:hAnsi="Times New Roman" w:cs="Times New Roman"/>
          <w:sz w:val="24"/>
          <w:szCs w:val="24"/>
        </w:rPr>
        <w:t xml:space="preserve">Where </w:t>
      </w:r>
      <w:r w:rsidRPr="009149D9">
        <w:rPr>
          <w:rFonts w:ascii="Times New Roman" w:hAnsi="Times New Roman" w:cs="Times New Roman"/>
          <w:sz w:val="24"/>
          <w:szCs w:val="24"/>
        </w:rPr>
        <w:t>c</w:t>
      </w:r>
      <w:r w:rsidRPr="009149D9">
        <w:rPr>
          <w:rFonts w:ascii="Times New Roman" w:hAnsi="Times New Roman" w:cs="Times New Roman"/>
          <w:sz w:val="24"/>
          <w:szCs w:val="24"/>
          <w:vertAlign w:val="subscript"/>
        </w:rPr>
        <w:t>p</w:t>
      </w:r>
      <w:r w:rsidRPr="009149D9">
        <w:rPr>
          <w:rFonts w:ascii="Times New Roman" w:hAnsi="Times New Roman" w:cs="Times New Roman"/>
          <w:sz w:val="24"/>
          <w:szCs w:val="24"/>
        </w:rPr>
        <w:t xml:space="preserve"> </w:t>
      </w:r>
      <w:r>
        <w:rPr>
          <w:rFonts w:ascii="Times New Roman" w:hAnsi="Times New Roman" w:cs="Times New Roman"/>
          <w:color w:val="000000"/>
          <w:sz w:val="20"/>
          <w:szCs w:val="20"/>
        </w:rPr>
        <w:t>–</w:t>
      </w:r>
      <w:r>
        <w:rPr>
          <w:rFonts w:ascii="Times New Roman" w:hAnsi="Times New Roman" w:cs="Times New Roman"/>
          <w:sz w:val="24"/>
          <w:szCs w:val="24"/>
        </w:rPr>
        <w:t xml:space="preserve"> </w:t>
      </w:r>
      <w:r w:rsidRPr="009149D9">
        <w:rPr>
          <w:rFonts w:ascii="Times New Roman" w:hAnsi="Times New Roman" w:cs="Times New Roman"/>
          <w:sz w:val="24"/>
          <w:szCs w:val="24"/>
        </w:rPr>
        <w:t xml:space="preserve">specific heat of air (1.006 kJ/kg C), </w:t>
      </w:r>
      <w:r w:rsidRPr="009149D9">
        <w:rPr>
          <w:rFonts w:ascii="Times New Roman" w:hAnsi="Times New Roman" w:cs="Times New Roman"/>
          <w:color w:val="000000"/>
          <w:sz w:val="24"/>
          <w:szCs w:val="24"/>
        </w:rPr>
        <w:t>ρ – air density (1.202 kg/m3)</w:t>
      </w:r>
      <w:r>
        <w:rPr>
          <w:rFonts w:ascii="Times New Roman" w:hAnsi="Times New Roman" w:cs="Times New Roman"/>
          <w:color w:val="000000"/>
          <w:sz w:val="24"/>
          <w:szCs w:val="24"/>
        </w:rPr>
        <w:t xml:space="preserve">, r </w:t>
      </w:r>
      <w:r w:rsidRPr="009149D9">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9149D9">
        <w:rPr>
          <w:rFonts w:ascii="Times New Roman" w:hAnsi="Times New Roman" w:cs="Times New Roman"/>
          <w:color w:val="000000"/>
          <w:sz w:val="24"/>
          <w:szCs w:val="24"/>
        </w:rPr>
        <w:t>aerodynamic resistance</w:t>
      </w:r>
      <w:r>
        <w:rPr>
          <w:rFonts w:ascii="Times New Roman" w:hAnsi="Times New Roman" w:cs="Times New Roman"/>
          <w:color w:val="000000"/>
          <w:sz w:val="24"/>
          <w:szCs w:val="24"/>
        </w:rPr>
        <w:t xml:space="preserve">,  </w:t>
      </w:r>
      <w:r w:rsidRPr="00175DFD">
        <w:rPr>
          <w:rFonts w:ascii="Symbol" w:hAnsi="Symbol" w:eastAsia="Symbol" w:cs="Symbol"/>
          <w:i/>
          <w:iCs/>
          <w:color w:val="000000"/>
        </w:rPr>
        <w:t>D</w:t>
      </w:r>
      <w:r w:rsidRPr="009149D9">
        <w:rPr>
          <w:rFonts w:ascii="Times New Roman" w:hAnsi="Times New Roman" w:cs="Times New Roman"/>
          <w:color w:val="000000"/>
          <w:sz w:val="24"/>
          <w:szCs w:val="24"/>
        </w:rPr>
        <w:t>T</w:t>
      </w:r>
      <w:r>
        <w:rPr>
          <w:rFonts w:ascii="Times New Roman" w:hAnsi="Times New Roman" w:cs="Times New Roman"/>
          <w:color w:val="000000"/>
          <w:sz w:val="24"/>
          <w:szCs w:val="24"/>
        </w:rPr>
        <w:t xml:space="preserve"> </w:t>
      </w:r>
      <w:r w:rsidR="0025283E">
        <w:rPr>
          <w:rFonts w:ascii="Times New Roman" w:hAnsi="Times New Roman" w:cs="Times New Roman"/>
          <w:color w:val="000000"/>
          <w:sz w:val="20"/>
          <w:szCs w:val="20"/>
        </w:rPr>
        <w:t xml:space="preserve">– </w:t>
      </w:r>
      <w:r w:rsidRPr="009149D9" w:rsidR="0025283E">
        <w:rPr>
          <w:rFonts w:ascii="Times New Roman" w:hAnsi="Times New Roman" w:cs="Times New Roman"/>
          <w:color w:val="000000"/>
          <w:sz w:val="24"/>
          <w:szCs w:val="24"/>
        </w:rPr>
        <w:t>temperature</w:t>
      </w:r>
      <w:r w:rsidRPr="009149D9">
        <w:rPr>
          <w:rFonts w:ascii="Times New Roman" w:hAnsi="Times New Roman" w:cs="Times New Roman"/>
          <w:color w:val="000000"/>
          <w:sz w:val="24"/>
          <w:szCs w:val="24"/>
        </w:rPr>
        <w:t xml:space="preserve"> difference between </w:t>
      </w:r>
      <w:r>
        <w:rPr>
          <w:rFonts w:ascii="Times New Roman" w:hAnsi="Times New Roman" w:cs="Times New Roman"/>
          <w:color w:val="000000"/>
          <w:sz w:val="24"/>
          <w:szCs w:val="24"/>
        </w:rPr>
        <w:t xml:space="preserve">canopy </w:t>
      </w:r>
      <w:r w:rsidR="0025283E">
        <w:rPr>
          <w:rFonts w:ascii="Times New Roman" w:hAnsi="Times New Roman" w:cs="Times New Roman"/>
          <w:color w:val="000000"/>
          <w:sz w:val="24"/>
          <w:szCs w:val="24"/>
        </w:rPr>
        <w:t xml:space="preserve">leaves </w:t>
      </w:r>
      <w:r w:rsidRPr="009149D9">
        <w:rPr>
          <w:rFonts w:ascii="Times New Roman" w:hAnsi="Times New Roman" w:cs="Times New Roman"/>
          <w:color w:val="000000"/>
          <w:sz w:val="24"/>
          <w:szCs w:val="24"/>
        </w:rPr>
        <w:t>and air</w:t>
      </w:r>
      <w:r w:rsidR="0025283E">
        <w:rPr>
          <w:rFonts w:ascii="Times New Roman" w:hAnsi="Times New Roman" w:cs="Times New Roman"/>
          <w:color w:val="000000"/>
          <w:sz w:val="24"/>
          <w:szCs w:val="24"/>
        </w:rPr>
        <w:t>. Canopy temperature was not measured directly, and we assumed that temperature difference between canopy leaves and trunk are negligible in terms of this investigation. Trunk temperature are repeatedly measured as part of measuring sap flux density with heat dissipation probes. Aerodynamic resistance was calculated according to Tom’s model:</w:t>
      </w:r>
    </w:p>
    <w:p w:rsidR="00290198" w:rsidP="00290198" w:rsidRDefault="00175DFD" w14:paraId="135C7B15" w14:textId="5C492F51">
      <w:pPr>
        <w:spacing w:after="0"/>
        <w:jc w:val="center"/>
        <w:rPr>
          <w:rFonts w:ascii="Times New Roman" w:hAnsi="Times New Roman" w:cs="Times New Roman"/>
          <w:i/>
          <w:iCs/>
          <w:color w:val="000000"/>
          <w:sz w:val="24"/>
          <w:szCs w:val="24"/>
        </w:rPr>
      </w:pPr>
      <m:oMath>
        <m:r>
          <w:rPr>
            <w:rFonts w:ascii="Cambria Math" w:hAnsi="Cambria Math" w:cs="Times New Roman"/>
            <w:color w:val="000000"/>
            <w:sz w:val="24"/>
            <w:szCs w:val="24"/>
          </w:rPr>
          <m:t>r=</m:t>
        </m:r>
        <m:func>
          <m:funcPr>
            <m:ctrlPr>
              <w:rPr>
                <w:rFonts w:ascii="Cambria Math" w:hAnsi="Cambria Math" w:cs="Times New Roman"/>
                <w:i/>
                <w:iCs/>
                <w:color w:val="000000"/>
                <w:sz w:val="24"/>
                <w:szCs w:val="24"/>
              </w:rPr>
            </m:ctrlPr>
          </m:funcPr>
          <m:fName>
            <m:r>
              <m:rPr>
                <m:sty m:val="p"/>
              </m:rPr>
              <w:rPr>
                <w:rFonts w:ascii="Cambria Math" w:hAnsi="Cambria Math" w:cs="Times New Roman"/>
                <w:color w:val="000000"/>
                <w:sz w:val="24"/>
                <w:szCs w:val="24"/>
              </w:rPr>
              <m:t>ln</m:t>
            </m:r>
          </m:fName>
          <m:e>
            <m:d>
              <m:dPr>
                <m:ctrlPr>
                  <w:rPr>
                    <w:rFonts w:ascii="Cambria Math" w:hAnsi="Cambria Math" w:cs="Times New Roman"/>
                    <w:i/>
                    <w:color w:val="000000"/>
                    <w:sz w:val="24"/>
                    <w:szCs w:val="24"/>
                  </w:rPr>
                </m:ctrlPr>
              </m:dPr>
              <m:e>
                <m:f>
                  <m:fPr>
                    <m:ctrlPr>
                      <w:rPr>
                        <w:rFonts w:ascii="Cambria Math" w:hAnsi="Cambria Math" w:cs="Times New Roman"/>
                        <w:i/>
                        <w:color w:val="000000"/>
                        <w:sz w:val="24"/>
                        <w:szCs w:val="24"/>
                      </w:rPr>
                    </m:ctrlPr>
                  </m:fPr>
                  <m:num>
                    <m:r>
                      <w:rPr>
                        <w:rFonts w:ascii="Cambria Math" w:hAnsi="Cambria Math" w:cs="Times New Roman"/>
                        <w:color w:val="000000"/>
                        <w:sz w:val="24"/>
                        <w:szCs w:val="24"/>
                      </w:rPr>
                      <m:t>z-d</m:t>
                    </m:r>
                  </m:num>
                  <m:den>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z</m:t>
                        </m:r>
                      </m:e>
                      <m:sub>
                        <m:r>
                          <w:rPr>
                            <w:rFonts w:ascii="Cambria Math" w:hAnsi="Cambria Math" w:cs="Times New Roman"/>
                            <w:color w:val="000000"/>
                            <w:sz w:val="24"/>
                            <w:szCs w:val="24"/>
                          </w:rPr>
                          <m:t>0</m:t>
                        </m:r>
                      </m:sub>
                    </m:sSub>
                  </m:den>
                </m:f>
              </m:e>
            </m:d>
          </m:e>
        </m:func>
        <m:f>
          <m:fPr>
            <m:ctrlPr>
              <w:rPr>
                <w:rFonts w:ascii="Cambria Math" w:hAnsi="Cambria Math" w:cs="Times New Roman"/>
                <w:i/>
                <w:iCs/>
                <w:color w:val="000000"/>
                <w:sz w:val="24"/>
                <w:szCs w:val="24"/>
              </w:rPr>
            </m:ctrlPr>
          </m:fPr>
          <m:num>
            <m:r>
              <w:rPr>
                <w:rFonts w:ascii="Cambria Math" w:hAnsi="Cambria Math" w:cs="Times New Roman"/>
                <w:color w:val="000000"/>
                <w:sz w:val="24"/>
                <w:szCs w:val="24"/>
              </w:rPr>
              <m:t>1</m:t>
            </m:r>
          </m:num>
          <m:den>
            <m:r>
              <w:rPr>
                <w:rFonts w:ascii="Cambria Math" w:hAnsi="Cambria Math" w:cs="Times New Roman"/>
                <w:color w:val="000000"/>
                <w:sz w:val="24"/>
                <w:szCs w:val="24"/>
              </w:rPr>
              <m:t>U</m:t>
            </m:r>
            <m:sSup>
              <m:sSupPr>
                <m:ctrlPr>
                  <w:rPr>
                    <w:rFonts w:ascii="Cambria Math" w:hAnsi="Cambria Math" w:cs="Times New Roman"/>
                    <w:i/>
                    <w:iCs/>
                    <w:color w:val="000000"/>
                    <w:sz w:val="24"/>
                    <w:szCs w:val="24"/>
                  </w:rPr>
                </m:ctrlPr>
              </m:sSupPr>
              <m:e>
                <m:r>
                  <w:rPr>
                    <w:rFonts w:ascii="Cambria Math" w:hAnsi="Cambria Math" w:cs="Times New Roman"/>
                    <w:color w:val="000000"/>
                    <w:sz w:val="24"/>
                    <w:szCs w:val="24"/>
                  </w:rPr>
                  <m:t>k</m:t>
                </m:r>
              </m:e>
              <m:sup>
                <m:r>
                  <w:rPr>
                    <w:rFonts w:ascii="Cambria Math" w:hAnsi="Cambria Math" w:cs="Times New Roman"/>
                    <w:color w:val="000000"/>
                    <w:sz w:val="24"/>
                    <w:szCs w:val="24"/>
                  </w:rPr>
                  <m:t>2</m:t>
                </m:r>
              </m:sup>
            </m:sSup>
          </m:den>
        </m:f>
      </m:oMath>
      <w:r w:rsidRPr="00293F72">
        <w:rPr>
          <w:rFonts w:ascii="Times New Roman" w:hAnsi="Times New Roman" w:cs="Times New Roman"/>
          <w:i/>
          <w:iCs/>
          <w:color w:val="000000"/>
          <w:sz w:val="24"/>
          <w:szCs w:val="24"/>
        </w:rPr>
        <w:t xml:space="preserve"> </w:t>
      </w:r>
      <w:r w:rsidRPr="00290198" w:rsidR="00290198">
        <w:rPr>
          <w:rFonts w:ascii="Times New Roman" w:hAnsi="Times New Roman" w:cs="Times New Roman"/>
          <w:color w:val="000000"/>
          <w:sz w:val="24"/>
          <w:szCs w:val="24"/>
        </w:rPr>
        <w:t>(2)</w:t>
      </w:r>
    </w:p>
    <w:p w:rsidRPr="00290198" w:rsidR="00175DFD" w:rsidP="00D12ABE" w:rsidRDefault="00290198" w14:paraId="7BA0B593" w14:textId="18F70944">
      <w:pPr>
        <w:spacing w:after="0"/>
        <w:jc w:val="both"/>
        <w:rPr>
          <w:rFonts w:ascii="Times New Roman" w:hAnsi="Times New Roman" w:eastAsia="Times New Roman" w:cs="Times New Roman"/>
          <w:sz w:val="24"/>
          <w:szCs w:val="24"/>
        </w:rPr>
      </w:pPr>
      <w:r w:rsidRPr="00290198">
        <w:rPr>
          <w:rFonts w:ascii="Times New Roman" w:hAnsi="Times New Roman" w:cs="Times New Roman"/>
          <w:color w:val="000000"/>
          <w:sz w:val="24"/>
          <w:szCs w:val="24"/>
        </w:rPr>
        <w:t xml:space="preserve">Where </w:t>
      </w:r>
      <w:r w:rsidRPr="00290198" w:rsidR="00EA66B8">
        <w:rPr>
          <w:rFonts w:ascii="Times New Roman" w:hAnsi="Times New Roman" w:cs="Times New Roman"/>
          <w:color w:val="000000"/>
          <w:sz w:val="24"/>
          <w:szCs w:val="24"/>
        </w:rPr>
        <w:t>U = wind velocity at height z</w:t>
      </w:r>
      <w:r w:rsidR="00EA66B8">
        <w:rPr>
          <w:rFonts w:ascii="Times New Roman" w:hAnsi="Times New Roman" w:cs="Times New Roman"/>
          <w:color w:val="000000"/>
          <w:sz w:val="24"/>
          <w:szCs w:val="24"/>
        </w:rPr>
        <w:t xml:space="preserve"> which was equal mean canopy height h=20m,</w:t>
      </w:r>
      <w:r w:rsidRPr="00290198" w:rsidR="00EA66B8">
        <w:rPr>
          <w:rFonts w:ascii="Times New Roman" w:hAnsi="Times New Roman" w:cs="Times New Roman"/>
          <w:color w:val="000000"/>
          <w:sz w:val="24"/>
          <w:szCs w:val="24"/>
          <w:shd w:val="clear" w:color="auto" w:fill="FFFFFF"/>
        </w:rPr>
        <w:t xml:space="preserve"> </w:t>
      </w:r>
      <w:r w:rsidRPr="00290198" w:rsidR="00175DFD">
        <w:rPr>
          <w:rFonts w:ascii="Times New Roman" w:hAnsi="Times New Roman" w:cs="Times New Roman"/>
          <w:color w:val="000000"/>
          <w:sz w:val="24"/>
          <w:szCs w:val="24"/>
        </w:rPr>
        <w:t>z</w:t>
      </w:r>
      <w:r w:rsidRPr="00290198" w:rsidR="00175DFD">
        <w:rPr>
          <w:rFonts w:ascii="Times New Roman" w:hAnsi="Times New Roman" w:cs="Times New Roman"/>
          <w:color w:val="000000"/>
          <w:sz w:val="24"/>
          <w:szCs w:val="24"/>
          <w:vertAlign w:val="subscript"/>
        </w:rPr>
        <w:t>0</w:t>
      </w:r>
      <w:r w:rsidRPr="00290198" w:rsidR="00175DFD">
        <w:rPr>
          <w:rFonts w:ascii="Times New Roman" w:hAnsi="Times New Roman" w:cs="Times New Roman"/>
          <w:color w:val="000000"/>
          <w:sz w:val="24"/>
          <w:szCs w:val="24"/>
        </w:rPr>
        <w:t>= 0.1</w:t>
      </w:r>
      <w:r w:rsidRPr="00290198" w:rsidR="00D07E28">
        <w:rPr>
          <w:rFonts w:ascii="Times New Roman" w:hAnsi="Times New Roman" w:cs="Times New Roman"/>
          <w:color w:val="000000"/>
          <w:sz w:val="24"/>
          <w:szCs w:val="24"/>
        </w:rPr>
        <w:t>5</w:t>
      </w:r>
      <w:r w:rsidRPr="00290198" w:rsidR="00175DFD">
        <w:rPr>
          <w:rFonts w:ascii="Times New Roman" w:hAnsi="Times New Roman" w:cs="Times New Roman"/>
          <w:color w:val="000000"/>
          <w:sz w:val="24"/>
          <w:szCs w:val="24"/>
        </w:rPr>
        <w:t>h, d=0.</w:t>
      </w:r>
      <w:r w:rsidRPr="00290198" w:rsidR="00D07E28">
        <w:rPr>
          <w:rFonts w:ascii="Times New Roman" w:hAnsi="Times New Roman" w:cs="Times New Roman"/>
          <w:color w:val="000000"/>
          <w:sz w:val="24"/>
          <w:szCs w:val="24"/>
        </w:rPr>
        <w:t>65</w:t>
      </w:r>
      <w:r w:rsidRPr="00290198" w:rsidR="00175DFD">
        <w:rPr>
          <w:rFonts w:ascii="Times New Roman" w:hAnsi="Times New Roman" w:cs="Times New Roman"/>
          <w:color w:val="000000"/>
          <w:sz w:val="24"/>
          <w:szCs w:val="24"/>
        </w:rPr>
        <w:t>h, k=von Karman constant (0.41)</w:t>
      </w:r>
      <w:r w:rsidRPr="00290198" w:rsidR="00175DFD">
        <w:rPr>
          <w:rFonts w:ascii="Times New Roman" w:hAnsi="Times New Roman" w:eastAsia="Times New Roman" w:cs="Times New Roman"/>
          <w:sz w:val="24"/>
          <w:szCs w:val="24"/>
        </w:rPr>
        <w:t>.</w:t>
      </w:r>
    </w:p>
    <w:p w:rsidRPr="00175DFD" w:rsidR="00983329" w:rsidP="00D12ABE" w:rsidRDefault="00983329" w14:paraId="5F62D484" w14:textId="4B5CAE2F">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Wind speed </w:t>
      </w:r>
      <w:r w:rsidR="00EA66B8">
        <w:rPr>
          <w:rFonts w:ascii="Times New Roman" w:hAnsi="Times New Roman" w:eastAsia="Times New Roman" w:cs="Times New Roman"/>
          <w:sz w:val="24"/>
          <w:szCs w:val="24"/>
        </w:rPr>
        <w:t xml:space="preserve">data was obtained from closest public weather </w:t>
      </w:r>
      <w:r>
        <w:rPr>
          <w:rFonts w:ascii="Times New Roman" w:hAnsi="Times New Roman" w:eastAsia="Times New Roman" w:cs="Times New Roman"/>
          <w:sz w:val="24"/>
          <w:szCs w:val="24"/>
        </w:rPr>
        <w:t>station</w:t>
      </w:r>
      <w:r w:rsidR="00EA66B8">
        <w:rPr>
          <w:rFonts w:ascii="Times New Roman" w:hAnsi="Times New Roman" w:eastAsia="Times New Roman" w:cs="Times New Roman"/>
          <w:sz w:val="24"/>
          <w:szCs w:val="24"/>
        </w:rPr>
        <w:t>(300m)</w:t>
      </w:r>
      <w:r w:rsidRPr="00983329">
        <w:rPr>
          <w:rFonts w:ascii="Times New Roman" w:hAnsi="Times New Roman" w:eastAsia="Times New Roman" w:cs="Times New Roman"/>
          <w:sz w:val="24"/>
          <w:szCs w:val="24"/>
        </w:rPr>
        <w:t xml:space="preserve"> </w:t>
      </w:r>
      <w:r w:rsidR="00EA66B8">
        <w:rPr>
          <w:rFonts w:ascii="Times New Roman" w:hAnsi="Times New Roman" w:eastAsia="Times New Roman" w:cs="Times New Roman"/>
          <w:sz w:val="24"/>
          <w:szCs w:val="24"/>
        </w:rPr>
        <w:t>and</w:t>
      </w:r>
      <w:r w:rsidRPr="00983329">
        <w:rPr>
          <w:rFonts w:ascii="Times New Roman" w:hAnsi="Times New Roman" w:eastAsia="Times New Roman" w:cs="Times New Roman"/>
          <w:sz w:val="24"/>
          <w:szCs w:val="24"/>
        </w:rPr>
        <w:t xml:space="preserve"> recalculated for height 20m (height of the tree stand and main buildings) </w:t>
      </w:r>
      <w:r w:rsidR="00EA66B8">
        <w:rPr>
          <w:rFonts w:ascii="Times New Roman" w:hAnsi="Times New Roman" w:eastAsia="Times New Roman" w:cs="Times New Roman"/>
          <w:sz w:val="24"/>
          <w:szCs w:val="24"/>
        </w:rPr>
        <w:t>utilizing</w:t>
      </w:r>
      <w:r w:rsidRPr="00983329">
        <w:rPr>
          <w:rFonts w:ascii="Times New Roman" w:hAnsi="Times New Roman" w:eastAsia="Times New Roman" w:cs="Times New Roman"/>
          <w:sz w:val="24"/>
          <w:szCs w:val="24"/>
        </w:rPr>
        <w:t xml:space="preserve"> log law </w:t>
      </w:r>
      <w:r w:rsidR="00EA66B8">
        <w:rPr>
          <w:rFonts w:ascii="Times New Roman" w:hAnsi="Times New Roman" w:eastAsia="Times New Roman" w:cs="Times New Roman"/>
          <w:sz w:val="24"/>
          <w:szCs w:val="24"/>
        </w:rPr>
        <w:t xml:space="preserve">and taking </w:t>
      </w:r>
      <w:r w:rsidRPr="00983329">
        <w:rPr>
          <w:rFonts w:ascii="Times New Roman" w:hAnsi="Times New Roman" w:eastAsia="Times New Roman" w:cs="Times New Roman"/>
          <w:sz w:val="24"/>
          <w:szCs w:val="24"/>
        </w:rPr>
        <w:t xml:space="preserve">roughness length = 0.6 . Gaps </w:t>
      </w:r>
      <w:r w:rsidR="00EA66B8">
        <w:rPr>
          <w:rFonts w:ascii="Times New Roman" w:hAnsi="Times New Roman" w:eastAsia="Times New Roman" w:cs="Times New Roman"/>
          <w:sz w:val="24"/>
          <w:szCs w:val="24"/>
        </w:rPr>
        <w:t xml:space="preserve">in weather data </w:t>
      </w:r>
      <w:r w:rsidRPr="00983329">
        <w:rPr>
          <w:rFonts w:ascii="Times New Roman" w:hAnsi="Times New Roman" w:eastAsia="Times New Roman" w:cs="Times New Roman"/>
          <w:sz w:val="24"/>
          <w:szCs w:val="24"/>
        </w:rPr>
        <w:t>w</w:t>
      </w:r>
      <w:r w:rsidR="00EA66B8">
        <w:rPr>
          <w:rFonts w:ascii="Times New Roman" w:hAnsi="Times New Roman" w:eastAsia="Times New Roman" w:cs="Times New Roman"/>
          <w:sz w:val="24"/>
          <w:szCs w:val="24"/>
        </w:rPr>
        <w:t>ere</w:t>
      </w:r>
      <w:r w:rsidRPr="00983329">
        <w:rPr>
          <w:rFonts w:ascii="Times New Roman" w:hAnsi="Times New Roman" w:eastAsia="Times New Roman" w:cs="Times New Roman"/>
          <w:sz w:val="24"/>
          <w:szCs w:val="24"/>
        </w:rPr>
        <w:t xml:space="preserve"> linearly interpolated</w:t>
      </w:r>
      <w:r>
        <w:rPr>
          <w:rFonts w:ascii="Times New Roman" w:hAnsi="Times New Roman" w:eastAsia="Times New Roman" w:cs="Times New Roman"/>
          <w:sz w:val="24"/>
          <w:szCs w:val="24"/>
        </w:rPr>
        <w:t>.</w:t>
      </w:r>
    </w:p>
    <w:p w:rsidR="000D6FA9" w:rsidP="00F902A5" w:rsidRDefault="000D6FA9" w14:paraId="56E5EC94" w14:textId="77777777">
      <w:pPr>
        <w:spacing w:after="0"/>
        <w:jc w:val="both"/>
        <w:rPr>
          <w:rFonts w:ascii="Times New Roman" w:hAnsi="Times New Roman" w:eastAsia="Times New Roman" w:cs="Times New Roman"/>
          <w:i/>
          <w:sz w:val="24"/>
          <w:szCs w:val="24"/>
        </w:rPr>
      </w:pPr>
    </w:p>
    <w:p w:rsidR="00F902A5" w:rsidP="00F902A5" w:rsidRDefault="00F902A5" w14:paraId="4C14960F" w14:textId="37B88DBE">
      <w:pPr>
        <w:spacing w:after="0"/>
        <w:jc w:val="both"/>
        <w:rPr>
          <w:rFonts w:ascii="Times New Roman" w:hAnsi="Times New Roman" w:eastAsia="Times New Roman" w:cs="Times New Roman"/>
          <w:i/>
          <w:sz w:val="24"/>
          <w:szCs w:val="24"/>
        </w:rPr>
      </w:pPr>
      <w:r>
        <w:rPr>
          <w:rFonts w:ascii="Times New Roman" w:hAnsi="Times New Roman" w:eastAsia="Times New Roman" w:cs="Times New Roman"/>
          <w:i/>
          <w:sz w:val="24"/>
          <w:szCs w:val="24"/>
        </w:rPr>
        <w:t>2.2.5. LAI</w:t>
      </w:r>
    </w:p>
    <w:p w:rsidRPr="003F4AEE" w:rsidR="004656A4" w:rsidP="004656A4" w:rsidRDefault="00900D61" w14:paraId="449FA089" w14:textId="7F618296">
      <w:pPr>
        <w:spacing w:after="0"/>
        <w:jc w:val="both"/>
        <w:rPr>
          <w:rFonts w:ascii="Times New Roman" w:hAnsi="Times New Roman" w:eastAsia="Times New Roman" w:cs="Times New Roman"/>
          <w:iCs/>
          <w:sz w:val="24"/>
          <w:szCs w:val="24"/>
        </w:rPr>
      </w:pPr>
      <w:r w:rsidRPr="003F4AEE">
        <w:rPr>
          <w:rFonts w:ascii="Times New Roman" w:hAnsi="Times New Roman" w:eastAsia="Times New Roman" w:cs="Times New Roman"/>
          <w:iCs/>
          <w:sz w:val="24"/>
          <w:szCs w:val="24"/>
        </w:rPr>
        <w:t>According to Monsi and Saeki (1953) c</w:t>
      </w:r>
      <w:r w:rsidRPr="003F4AEE" w:rsidR="004656A4">
        <w:rPr>
          <w:rFonts w:ascii="Times New Roman" w:hAnsi="Times New Roman" w:eastAsia="Times New Roman" w:cs="Times New Roman"/>
          <w:iCs/>
          <w:sz w:val="24"/>
          <w:szCs w:val="24"/>
        </w:rPr>
        <w:t>anopy as porous media can be a subject of Beers la</w:t>
      </w:r>
      <w:r w:rsidRPr="003F4AEE" w:rsidR="000936AE">
        <w:rPr>
          <w:rFonts w:ascii="Times New Roman" w:hAnsi="Times New Roman" w:eastAsia="Times New Roman" w:cs="Times New Roman"/>
          <w:iCs/>
          <w:sz w:val="24"/>
          <w:szCs w:val="24"/>
        </w:rPr>
        <w:t>w.</w:t>
      </w:r>
      <w:r w:rsidRPr="003F4AEE">
        <w:rPr>
          <w:rFonts w:ascii="Times New Roman" w:hAnsi="Times New Roman" w:eastAsia="Times New Roman" w:cs="Times New Roman"/>
          <w:iCs/>
          <w:sz w:val="24"/>
          <w:szCs w:val="24"/>
        </w:rPr>
        <w:t xml:space="preserve"> </w:t>
      </w:r>
      <w:r w:rsidRPr="003F4AEE" w:rsidR="000936AE">
        <w:rPr>
          <w:rFonts w:ascii="Times New Roman" w:hAnsi="Times New Roman" w:eastAsia="Times New Roman" w:cs="Times New Roman"/>
          <w:iCs/>
          <w:sz w:val="24"/>
          <w:szCs w:val="24"/>
        </w:rPr>
        <w:t>T</w:t>
      </w:r>
      <w:r w:rsidRPr="003F4AEE" w:rsidR="004656A4">
        <w:rPr>
          <w:rFonts w:ascii="Times New Roman" w:hAnsi="Times New Roman" w:eastAsia="Times New Roman" w:cs="Times New Roman"/>
          <w:iCs/>
          <w:sz w:val="24"/>
          <w:szCs w:val="24"/>
        </w:rPr>
        <w:t xml:space="preserve">o measure the </w:t>
      </w:r>
      <w:r w:rsidRPr="003F4AEE">
        <w:rPr>
          <w:rFonts w:ascii="Times New Roman" w:hAnsi="Times New Roman" w:eastAsia="Times New Roman" w:cs="Times New Roman"/>
          <w:iCs/>
          <w:sz w:val="24"/>
          <w:szCs w:val="24"/>
        </w:rPr>
        <w:t xml:space="preserve">sun light </w:t>
      </w:r>
      <w:r w:rsidRPr="003F4AEE" w:rsidR="004656A4">
        <w:rPr>
          <w:rFonts w:ascii="Times New Roman" w:hAnsi="Times New Roman" w:eastAsia="Times New Roman" w:cs="Times New Roman"/>
          <w:iCs/>
          <w:sz w:val="24"/>
          <w:szCs w:val="24"/>
        </w:rPr>
        <w:t xml:space="preserve">transmittance </w:t>
      </w:r>
      <w:r w:rsidRPr="003F4AEE">
        <w:rPr>
          <w:rFonts w:ascii="Times New Roman" w:hAnsi="Times New Roman" w:eastAsia="Times New Roman" w:cs="Times New Roman"/>
          <w:iCs/>
          <w:sz w:val="24"/>
          <w:szCs w:val="24"/>
        </w:rPr>
        <w:t xml:space="preserve">through </w:t>
      </w:r>
      <w:r w:rsidRPr="003F4AEE" w:rsidR="004656A4">
        <w:rPr>
          <w:rFonts w:ascii="Times New Roman" w:hAnsi="Times New Roman" w:eastAsia="Times New Roman" w:cs="Times New Roman"/>
          <w:iCs/>
          <w:sz w:val="24"/>
          <w:szCs w:val="24"/>
        </w:rPr>
        <w:t xml:space="preserve">the vegetation canopy and then calculate LAI </w:t>
      </w:r>
      <w:r w:rsidRPr="003F4AEE" w:rsidR="008C338F">
        <w:rPr>
          <w:rFonts w:ascii="Times New Roman" w:hAnsi="Times New Roman" w:eastAsia="Times New Roman" w:cs="Times New Roman"/>
          <w:iCs/>
          <w:sz w:val="24"/>
          <w:szCs w:val="24"/>
        </w:rPr>
        <w:t>photosynthetically active radiation was measured above (with TTR) and below canopy</w:t>
      </w:r>
      <w:r w:rsidR="003F4AEE">
        <w:rPr>
          <w:rFonts w:ascii="Times New Roman" w:hAnsi="Times New Roman" w:eastAsia="Times New Roman" w:cs="Times New Roman"/>
          <w:iCs/>
          <w:sz w:val="24"/>
          <w:szCs w:val="24"/>
        </w:rPr>
        <w:t xml:space="preserve"> </w:t>
      </w:r>
      <w:r w:rsidRPr="003F4AEE" w:rsidR="008C338F">
        <w:rPr>
          <w:rFonts w:ascii="Times New Roman" w:hAnsi="Times New Roman" w:eastAsia="Times New Roman" w:cs="Times New Roman"/>
          <w:iCs/>
          <w:sz w:val="24"/>
          <w:szCs w:val="24"/>
        </w:rPr>
        <w:t>(with TT+)</w:t>
      </w:r>
      <w:r w:rsidRPr="003F4AEE" w:rsidR="00A92C28">
        <w:rPr>
          <w:rFonts w:ascii="Times New Roman" w:hAnsi="Times New Roman" w:eastAsia="Times New Roman" w:cs="Times New Roman"/>
          <w:iCs/>
          <w:sz w:val="24"/>
          <w:szCs w:val="24"/>
        </w:rPr>
        <w:t xml:space="preserve">. </w:t>
      </w:r>
    </w:p>
    <w:p w:rsidRPr="004656A4" w:rsidR="008C338F" w:rsidP="003F4AEE" w:rsidRDefault="008C338F" w14:paraId="701BB3D6" w14:textId="68E082D0">
      <w:pPr>
        <w:spacing w:after="0"/>
        <w:jc w:val="center"/>
        <w:rPr>
          <w:rFonts w:ascii="Times New Roman" w:hAnsi="Times New Roman" w:eastAsia="Times New Roman" w:cs="Times New Roman"/>
          <w:i/>
          <w:sz w:val="24"/>
          <w:szCs w:val="24"/>
        </w:rPr>
      </w:pPr>
      <m:oMath>
        <m:r>
          <w:rPr>
            <w:rFonts w:ascii="Cambria Math" w:hAnsi="Cambria Math" w:eastAsia="Times New Roman" w:cs="Times New Roman"/>
            <w:sz w:val="28"/>
            <w:szCs w:val="28"/>
          </w:rPr>
          <m:t>PAI</m:t>
        </m:r>
        <m:r>
          <w:rPr>
            <w:rFonts w:ascii="Cambria Math" w:hAnsi="Cambria Math" w:eastAsia="Times New Roman" w:cs="Times New Roman"/>
            <w:sz w:val="28"/>
            <w:szCs w:val="28"/>
          </w:rPr>
          <m:t>=LAI+WAI</m:t>
        </m:r>
        <m:r>
          <w:rPr>
            <w:rFonts w:ascii="Cambria Math" w:hAnsi="Cambria Math" w:eastAsia="Times New Roman" w:cs="Times New Roman"/>
            <w:sz w:val="28"/>
            <w:szCs w:val="28"/>
          </w:rPr>
          <m:t>= -</m:t>
        </m:r>
        <m:f>
          <m:fPr>
            <m:ctrlPr>
              <w:rPr>
                <w:rFonts w:ascii="Cambria Math" w:hAnsi="Cambria Math" w:eastAsia="Times New Roman" w:cs="Times New Roman"/>
                <w:sz w:val="28"/>
                <w:szCs w:val="28"/>
              </w:rPr>
            </m:ctrlPr>
          </m:fPr>
          <m:num>
            <m:func>
              <m:funcPr>
                <m:ctrlPr>
                  <w:rPr>
                    <w:rFonts w:ascii="Cambria Math" w:hAnsi="Cambria Math" w:eastAsia="Times New Roman" w:cs="Times New Roman"/>
                    <w:sz w:val="28"/>
                    <w:szCs w:val="28"/>
                  </w:rPr>
                </m:ctrlPr>
              </m:funcPr>
              <m:fName>
                <m:r>
                  <m:rPr>
                    <m:sty m:val="p"/>
                  </m:rPr>
                  <w:rPr>
                    <w:rFonts w:ascii="Cambria Math" w:hAnsi="Cambria Math" w:eastAsia="Times New Roman" w:cs="Times New Roman"/>
                    <w:sz w:val="28"/>
                    <w:szCs w:val="28"/>
                  </w:rPr>
                  <m:t>ln</m:t>
                </m:r>
              </m:fName>
              <m:e>
                <m:r>
                  <w:rPr>
                    <w:rFonts w:ascii="Cambria Math" w:hAnsi="Cambria Math" w:eastAsia="Times New Roman" w:cs="Times New Roman"/>
                    <w:sz w:val="28"/>
                    <w:szCs w:val="28"/>
                  </w:rPr>
                  <m:t>(</m:t>
                </m:r>
                <m:f>
                  <m:fPr>
                    <m:ctrlPr>
                      <w:rPr>
                        <w:rFonts w:ascii="Cambria Math" w:hAnsi="Cambria Math" w:eastAsia="Times New Roman" w:cs="Times New Roman"/>
                        <w:i/>
                        <w:sz w:val="28"/>
                        <w:szCs w:val="28"/>
                      </w:rPr>
                    </m:ctrlPr>
                  </m:fPr>
                  <m:num>
                    <m:sSub>
                      <m:sSubPr>
                        <m:ctrlPr>
                          <w:rPr>
                            <w:rFonts w:ascii="Cambria Math" w:hAnsi="Cambria Math" w:eastAsia="Times New Roman" w:cs="Times New Roman"/>
                            <w:i/>
                            <w:sz w:val="28"/>
                            <w:szCs w:val="28"/>
                          </w:rPr>
                        </m:ctrlPr>
                      </m:sSubPr>
                      <m:e>
                        <m:r>
                          <w:rPr>
                            <w:rFonts w:ascii="Cambria Math" w:hAnsi="Cambria Math" w:eastAsia="Times New Roman" w:cs="Times New Roman"/>
                            <w:sz w:val="28"/>
                            <w:szCs w:val="28"/>
                          </w:rPr>
                          <m:t>PAR</m:t>
                        </m:r>
                      </m:e>
                      <m:sub>
                        <m:r>
                          <w:rPr>
                            <w:rFonts w:ascii="Cambria Math" w:hAnsi="Cambria Math" w:eastAsia="Times New Roman" w:cs="Times New Roman"/>
                            <w:sz w:val="28"/>
                            <w:szCs w:val="28"/>
                          </w:rPr>
                          <m:t>TT+</m:t>
                        </m:r>
                      </m:sub>
                    </m:sSub>
                  </m:num>
                  <m:den>
                    <m:sSub>
                      <m:sSubPr>
                        <m:ctrlPr>
                          <w:rPr>
                            <w:rFonts w:ascii="Cambria Math" w:hAnsi="Cambria Math" w:eastAsia="Times New Roman" w:cs="Times New Roman"/>
                            <w:i/>
                            <w:sz w:val="28"/>
                            <w:szCs w:val="28"/>
                          </w:rPr>
                        </m:ctrlPr>
                      </m:sSubPr>
                      <m:e>
                        <m:r>
                          <w:rPr>
                            <w:rFonts w:ascii="Cambria Math" w:hAnsi="Cambria Math" w:eastAsia="Times New Roman" w:cs="Times New Roman"/>
                            <w:sz w:val="28"/>
                            <w:szCs w:val="28"/>
                          </w:rPr>
                          <m:t>PAR</m:t>
                        </m:r>
                      </m:e>
                      <m:sub>
                        <m:r>
                          <w:rPr>
                            <w:rFonts w:ascii="Cambria Math" w:hAnsi="Cambria Math" w:eastAsia="Times New Roman" w:cs="Times New Roman"/>
                            <w:sz w:val="28"/>
                            <w:szCs w:val="28"/>
                          </w:rPr>
                          <m:t>TTR</m:t>
                        </m:r>
                      </m:sub>
                    </m:sSub>
                  </m:den>
                </m:f>
                <m:r>
                  <w:rPr>
                    <w:rFonts w:ascii="Cambria Math" w:hAnsi="Cambria Math" w:eastAsia="Times New Roman" w:cs="Times New Roman"/>
                    <w:sz w:val="28"/>
                    <w:szCs w:val="28"/>
                  </w:rPr>
                  <m:t>)</m:t>
                </m:r>
              </m:e>
            </m:func>
          </m:num>
          <m:den>
            <m:r>
              <w:rPr>
                <w:rFonts w:ascii="Cambria Math" w:hAnsi="Cambria Math" w:eastAsia="Times New Roman" w:cs="Times New Roman"/>
                <w:sz w:val="28"/>
                <w:szCs w:val="28"/>
              </w:rPr>
              <m:t>k</m:t>
            </m:r>
          </m:den>
        </m:f>
        <m:r>
          <m:rPr>
            <m:sty m:val="p"/>
          </m:rPr>
          <w:rPr>
            <w:rFonts w:ascii="Cambria Math" w:hAnsi="Cambria Math" w:eastAsia="Times New Roman" w:cs="Times New Roman"/>
            <w:sz w:val="28"/>
            <w:szCs w:val="28"/>
          </w:rPr>
          <m:t>⁡</m:t>
        </m:r>
      </m:oMath>
      <w:r w:rsidRPr="003F4AEE" w:rsidR="003F4AEE">
        <w:rPr>
          <w:rFonts w:ascii="Times New Roman" w:hAnsi="Times New Roman" w:eastAsia="Times New Roman" w:cs="Times New Roman"/>
          <w:iCs/>
          <w:sz w:val="24"/>
          <w:szCs w:val="24"/>
        </w:rPr>
        <w:t>(3)</w:t>
      </w:r>
    </w:p>
    <w:p w:rsidRPr="0066682F" w:rsidR="003F4AEE" w:rsidP="004656A4" w:rsidRDefault="00A92C28" w14:paraId="5C9C13C0" w14:textId="6DD9B8F8">
      <w:pPr>
        <w:spacing w:after="0"/>
        <w:jc w:val="both"/>
        <w:rPr>
          <w:rFonts w:ascii="Times New Roman" w:hAnsi="Times New Roman" w:eastAsia="Times New Roman" w:cs="Times New Roman"/>
          <w:i/>
          <w:sz w:val="24"/>
          <w:szCs w:val="24"/>
        </w:rPr>
      </w:pPr>
      <w:r w:rsidRPr="003F4AEE">
        <w:rPr>
          <w:rFonts w:ascii="Times New Roman" w:hAnsi="Times New Roman" w:eastAsia="Times New Roman" w:cs="Times New Roman"/>
          <w:iCs/>
          <w:sz w:val="24"/>
          <w:szCs w:val="24"/>
        </w:rPr>
        <w:t xml:space="preserve">Since light transmittance is blocked not only by leaves but also by woody parts of the plant, resulting values should be called plant area index(PAI) which consists of wood area index(WAI) and leaf area index(LAI). Assuming that WAI </w:t>
      </w:r>
      <w:r w:rsidRPr="003F4AEE" w:rsidR="003F4AEE">
        <w:rPr>
          <w:rFonts w:ascii="Times New Roman" w:hAnsi="Times New Roman" w:eastAsia="Times New Roman" w:cs="Times New Roman"/>
          <w:iCs/>
          <w:sz w:val="24"/>
          <w:szCs w:val="24"/>
        </w:rPr>
        <w:t xml:space="preserve">constant </w:t>
      </w:r>
      <w:r w:rsidRPr="003F4AEE">
        <w:rPr>
          <w:rFonts w:ascii="Times New Roman" w:hAnsi="Times New Roman" w:eastAsia="Times New Roman" w:cs="Times New Roman"/>
          <w:iCs/>
          <w:sz w:val="24"/>
          <w:szCs w:val="24"/>
        </w:rPr>
        <w:t xml:space="preserve">throughout vegetation period and LAI = 0 after </w:t>
      </w:r>
      <w:r w:rsidRPr="003F4AEE" w:rsidR="003F4AEE">
        <w:rPr>
          <w:rFonts w:ascii="Times New Roman" w:hAnsi="Times New Roman" w:eastAsia="Times New Roman" w:cs="Times New Roman"/>
          <w:iCs/>
          <w:sz w:val="24"/>
          <w:szCs w:val="24"/>
        </w:rPr>
        <w:t>defoliation (</w:t>
      </w:r>
      <w:r w:rsidRPr="003F4AEE">
        <w:rPr>
          <w:rFonts w:ascii="Times New Roman" w:hAnsi="Times New Roman" w:eastAsia="Times New Roman" w:cs="Times New Roman"/>
          <w:iCs/>
          <w:sz w:val="24"/>
          <w:szCs w:val="24"/>
        </w:rPr>
        <w:t xml:space="preserve">second part of October and </w:t>
      </w:r>
      <w:r w:rsidRPr="003F4AEE" w:rsidR="003F4AEE">
        <w:rPr>
          <w:rFonts w:ascii="Times New Roman" w:hAnsi="Times New Roman" w:eastAsia="Times New Roman" w:cs="Times New Roman"/>
          <w:iCs/>
          <w:sz w:val="24"/>
          <w:szCs w:val="24"/>
        </w:rPr>
        <w:t>November</w:t>
      </w:r>
      <w:r w:rsidRPr="003F4AEE">
        <w:rPr>
          <w:rFonts w:ascii="Times New Roman" w:hAnsi="Times New Roman" w:eastAsia="Times New Roman" w:cs="Times New Roman"/>
          <w:iCs/>
          <w:sz w:val="24"/>
          <w:szCs w:val="24"/>
        </w:rPr>
        <w:t>)</w:t>
      </w:r>
      <w:r w:rsidRPr="003F4AEE" w:rsidR="003F4AEE">
        <w:rPr>
          <w:rFonts w:ascii="Times New Roman" w:hAnsi="Times New Roman" w:eastAsia="Times New Roman" w:cs="Times New Roman"/>
          <w:iCs/>
          <w:sz w:val="24"/>
          <w:szCs w:val="24"/>
        </w:rPr>
        <w:t>, WAI for each tree was calculated as mean PAI of November</w:t>
      </w:r>
      <w:r w:rsidR="003F4AEE">
        <w:rPr>
          <w:rFonts w:ascii="Times New Roman" w:hAnsi="Times New Roman" w:eastAsia="Times New Roman" w:cs="Times New Roman"/>
          <w:i/>
          <w:sz w:val="24"/>
          <w:szCs w:val="24"/>
        </w:rPr>
        <w:t xml:space="preserve">. </w:t>
      </w:r>
      <w:r w:rsidRPr="003F4AEE" w:rsidR="003F4AEE">
        <w:rPr>
          <w:rFonts w:ascii="Times New Roman" w:hAnsi="Times New Roman" w:eastAsia="Times New Roman" w:cs="Times New Roman"/>
          <w:iCs/>
          <w:sz w:val="24"/>
          <w:szCs w:val="24"/>
        </w:rPr>
        <w:t xml:space="preserve">Light extinction coefficient k was calculated </w:t>
      </w:r>
      <w:r w:rsidR="0066682F">
        <w:rPr>
          <w:rFonts w:ascii="Times New Roman" w:hAnsi="Times New Roman" w:eastAsia="Times New Roman" w:cs="Times New Roman"/>
          <w:iCs/>
          <w:sz w:val="24"/>
          <w:szCs w:val="24"/>
        </w:rPr>
        <w:t>per</w:t>
      </w:r>
      <w:r w:rsidR="003F4AEE">
        <w:rPr>
          <w:rFonts w:ascii="Times New Roman" w:hAnsi="Times New Roman" w:eastAsia="Times New Roman" w:cs="Times New Roman"/>
          <w:iCs/>
          <w:sz w:val="24"/>
          <w:szCs w:val="24"/>
        </w:rPr>
        <w:t xml:space="preserve"> each species utilizing direct LAI measurement </w:t>
      </w:r>
      <w:r w:rsidR="0066682F">
        <w:rPr>
          <w:rFonts w:ascii="Times New Roman" w:hAnsi="Times New Roman" w:eastAsia="Times New Roman" w:cs="Times New Roman"/>
          <w:iCs/>
          <w:sz w:val="24"/>
          <w:szCs w:val="24"/>
        </w:rPr>
        <w:t>with litter traps</w:t>
      </w:r>
    </w:p>
    <w:p w:rsidRPr="00D12ABE" w:rsidR="00F22F79" w:rsidP="00D12ABE" w:rsidRDefault="00F22F79" w14:paraId="05460E2A" w14:textId="77777777">
      <w:pPr>
        <w:spacing w:after="0"/>
        <w:jc w:val="both"/>
        <w:rPr>
          <w:rFonts w:ascii="Times New Roman" w:hAnsi="Times New Roman" w:eastAsia="Times New Roman" w:cs="Times New Roman"/>
          <w:i/>
          <w:sz w:val="24"/>
          <w:szCs w:val="24"/>
        </w:rPr>
      </w:pPr>
      <w:r w:rsidRPr="00D12ABE">
        <w:rPr>
          <w:rFonts w:ascii="Times New Roman" w:hAnsi="Times New Roman" w:eastAsia="Times New Roman" w:cs="Times New Roman"/>
          <w:i/>
          <w:sz w:val="24"/>
          <w:szCs w:val="24"/>
        </w:rPr>
        <w:t>2.2.</w:t>
      </w:r>
      <w:r w:rsidR="00F902A5">
        <w:rPr>
          <w:rFonts w:ascii="Times New Roman" w:hAnsi="Times New Roman" w:eastAsia="Times New Roman" w:cs="Times New Roman"/>
          <w:i/>
          <w:sz w:val="24"/>
          <w:szCs w:val="24"/>
        </w:rPr>
        <w:t>6</w:t>
      </w:r>
      <w:r w:rsidRPr="00D12ABE">
        <w:rPr>
          <w:rFonts w:ascii="Times New Roman" w:hAnsi="Times New Roman" w:eastAsia="Times New Roman" w:cs="Times New Roman"/>
          <w:i/>
          <w:sz w:val="24"/>
          <w:szCs w:val="24"/>
        </w:rPr>
        <w:t>. Particulate adsorption</w:t>
      </w:r>
      <w:r w:rsidRPr="00D12ABE" w:rsidR="00871684">
        <w:rPr>
          <w:rFonts w:ascii="Times New Roman" w:hAnsi="Times New Roman" w:eastAsia="Times New Roman" w:cs="Times New Roman"/>
          <w:i/>
          <w:sz w:val="24"/>
          <w:szCs w:val="24"/>
        </w:rPr>
        <w:t xml:space="preserve"> </w:t>
      </w:r>
    </w:p>
    <w:p w:rsidR="00983329" w:rsidP="00D12ABE" w:rsidRDefault="007C557A" w14:paraId="6B9A0CF0" w14:textId="1F8FD7AE">
      <w:pPr>
        <w:spacing w:after="0"/>
        <w:jc w:val="both"/>
        <w:rPr>
          <w:rFonts w:ascii="Times New Roman" w:hAnsi="Times New Roman" w:eastAsia="Times New Roman" w:cs="Times New Roman"/>
          <w:sz w:val="24"/>
          <w:szCs w:val="24"/>
        </w:rPr>
      </w:pPr>
      <w:r w:rsidRPr="00983329">
        <w:rPr>
          <w:rFonts w:ascii="Times New Roman" w:hAnsi="Times New Roman" w:eastAsia="Times New Roman" w:cs="Times New Roman"/>
          <w:sz w:val="24"/>
          <w:szCs w:val="24"/>
        </w:rPr>
        <w:t xml:space="preserve">Dry </w:t>
      </w:r>
      <w:r>
        <w:rPr>
          <w:rFonts w:ascii="Times New Roman" w:hAnsi="Times New Roman" w:eastAsia="Times New Roman" w:cs="Times New Roman"/>
          <w:sz w:val="24"/>
          <w:szCs w:val="24"/>
        </w:rPr>
        <w:t>d</w:t>
      </w:r>
      <w:r w:rsidRPr="00983329">
        <w:rPr>
          <w:rFonts w:ascii="Times New Roman" w:hAnsi="Times New Roman" w:eastAsia="Times New Roman" w:cs="Times New Roman"/>
          <w:sz w:val="24"/>
          <w:szCs w:val="24"/>
        </w:rPr>
        <w:t xml:space="preserve">eposition </w:t>
      </w:r>
      <w:r>
        <w:rPr>
          <w:rFonts w:ascii="Times New Roman" w:hAnsi="Times New Roman" w:eastAsia="Times New Roman" w:cs="Times New Roman"/>
          <w:sz w:val="24"/>
          <w:szCs w:val="24"/>
        </w:rPr>
        <w:t xml:space="preserve">of solid particles on canopy </w:t>
      </w:r>
      <w:r w:rsidR="00A44E5E">
        <w:rPr>
          <w:rFonts w:ascii="Times New Roman" w:hAnsi="Times New Roman" w:eastAsia="Times New Roman" w:cs="Times New Roman"/>
          <w:sz w:val="24"/>
          <w:szCs w:val="24"/>
        </w:rPr>
        <w:t>was</w:t>
      </w:r>
      <w:r>
        <w:rPr>
          <w:rFonts w:ascii="Times New Roman" w:hAnsi="Times New Roman" w:eastAsia="Times New Roman" w:cs="Times New Roman"/>
          <w:sz w:val="24"/>
          <w:szCs w:val="24"/>
        </w:rPr>
        <w:t xml:space="preserve"> calculated according to </w:t>
      </w:r>
      <w:r w:rsidRPr="00983329" w:rsidR="00983329">
        <w:rPr>
          <w:rFonts w:ascii="Times New Roman" w:hAnsi="Times New Roman" w:eastAsia="Times New Roman" w:cs="Times New Roman"/>
          <w:sz w:val="24"/>
          <w:szCs w:val="24"/>
        </w:rPr>
        <w:t xml:space="preserve">i-Tree Eco </w:t>
      </w:r>
      <w:r w:rsidR="00FE4A5B">
        <w:rPr>
          <w:rFonts w:ascii="Times New Roman" w:hAnsi="Times New Roman" w:eastAsia="Times New Roman" w:cs="Times New Roman"/>
          <w:sz w:val="24"/>
          <w:szCs w:val="24"/>
        </w:rPr>
        <w:t xml:space="preserve">Dry Deposition </w:t>
      </w:r>
      <w:r w:rsidRPr="00983329" w:rsidR="00983329">
        <w:rPr>
          <w:rFonts w:ascii="Times New Roman" w:hAnsi="Times New Roman" w:eastAsia="Times New Roman" w:cs="Times New Roman"/>
          <w:sz w:val="24"/>
          <w:szCs w:val="24"/>
        </w:rPr>
        <w:t>Model</w:t>
      </w:r>
      <w:r w:rsidR="00AA1824">
        <w:rPr>
          <w:rFonts w:ascii="Times New Roman" w:hAnsi="Times New Roman" w:eastAsia="Times New Roman" w:cs="Times New Roman"/>
          <w:sz w:val="24"/>
          <w:szCs w:val="24"/>
        </w:rPr>
        <w:t xml:space="preserve"> (</w:t>
      </w:r>
      <w:r w:rsidRPr="00FB523C" w:rsidR="00FB523C">
        <w:rPr>
          <w:rFonts w:ascii="Times New Roman" w:hAnsi="Times New Roman" w:cs="Times New Roman"/>
          <w:sz w:val="24"/>
          <w:szCs w:val="24"/>
        </w:rPr>
        <w:t>Hirabayashi et al., 2011)</w:t>
      </w:r>
      <w:r w:rsidR="00AA1824">
        <w:rPr>
          <w:rFonts w:ascii="Times New Roman" w:hAnsi="Times New Roman" w:cs="Times New Roman"/>
          <w:sz w:val="24"/>
          <w:szCs w:val="24"/>
        </w:rPr>
        <w:t>:</w:t>
      </w:r>
    </w:p>
    <w:p w:rsidR="00A55DA5" w:rsidP="00AA1824" w:rsidRDefault="00A55DA5" w14:paraId="0FEF4F6C" w14:textId="416E5A4C">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P</w:t>
      </w:r>
      <w:r>
        <w:rPr>
          <w:rFonts w:ascii="Times New Roman" w:hAnsi="Times New Roman" w:eastAsia="Times New Roman" w:cs="Times New Roman"/>
          <w:sz w:val="24"/>
          <w:szCs w:val="24"/>
          <w:vertAlign w:val="subscript"/>
        </w:rPr>
        <w:t>ad</w:t>
      </w:r>
      <w:r w:rsidRPr="00A55DA5">
        <w:rPr>
          <w:rFonts w:ascii="Times New Roman" w:hAnsi="Times New Roman" w:eastAsia="Times New Roman" w:cs="Times New Roman"/>
          <w:sz w:val="24"/>
          <w:szCs w:val="24"/>
          <w:vertAlign w:val="subscript"/>
        </w:rPr>
        <w:t>s</w:t>
      </w:r>
      <w:r>
        <w:rPr>
          <w:rFonts w:ascii="Times New Roman" w:hAnsi="Times New Roman" w:eastAsia="Times New Roman" w:cs="Times New Roman"/>
          <w:sz w:val="24"/>
          <w:szCs w:val="24"/>
        </w:rPr>
        <w:t>=V</w:t>
      </w:r>
      <w:r w:rsidRPr="00A55DA5">
        <w:rPr>
          <w:rFonts w:ascii="Times New Roman" w:hAnsi="Times New Roman" w:eastAsia="Times New Roman" w:cs="Times New Roman"/>
          <w:sz w:val="24"/>
          <w:szCs w:val="24"/>
          <w:vertAlign w:val="subscript"/>
        </w:rPr>
        <w:t>d</w:t>
      </w:r>
      <w:r>
        <w:rPr>
          <w:rFonts w:ascii="Times New Roman" w:hAnsi="Times New Roman" w:eastAsia="Times New Roman" w:cs="Times New Roman"/>
          <w:sz w:val="24"/>
          <w:szCs w:val="24"/>
        </w:rPr>
        <w:t>*C</w:t>
      </w:r>
    </w:p>
    <w:p w:rsidRPr="007C557A" w:rsidR="007C557A" w:rsidP="00D12ABE" w:rsidRDefault="007C557A" w14:paraId="58F15137" w14:textId="18EB38DD">
      <w:pPr>
        <w:spacing w:after="0"/>
        <w:jc w:val="both"/>
        <w:rPr>
          <w:rFonts w:ascii="Times New Roman" w:hAnsi="Times New Roman" w:eastAsia="Times New Roman" w:cs="Times New Roman"/>
        </w:rPr>
      </w:pPr>
      <m:oMathPara>
        <m:oMath>
          <m:sSub>
            <m:sSubPr>
              <m:ctrlPr>
                <w:rPr>
                  <w:rFonts w:ascii="Cambria Math" w:hAnsi="Cambria Math" w:cs="Cambria Math"/>
                </w:rPr>
              </m:ctrlPr>
            </m:sSubPr>
            <m:e>
              <m:r>
                <m:rPr>
                  <m:sty m:val="p"/>
                </m:rPr>
                <w:rPr>
                  <w:rFonts w:ascii="Cambria Math" w:hAnsi="Cambria Math"/>
                </w:rPr>
                <m:t xml:space="preserve"> </m:t>
              </m:r>
              <m:r>
                <m:rPr>
                  <m:sty m:val="p"/>
                </m:rPr>
                <w:rPr>
                  <w:rFonts w:ascii="Cambria Math" w:hAnsi="Cambria Math" w:cs="Cambria Math"/>
                </w:rPr>
                <m:t>Vd = V</m:t>
              </m:r>
            </m:e>
            <m:sub>
              <m:r>
                <m:rPr>
                  <m:sty m:val="p"/>
                </m:rPr>
                <w:rPr>
                  <w:rFonts w:ascii="Cambria Math" w:hAnsi="Cambria Math" w:cs="Cambria Math"/>
                </w:rPr>
                <m:t>dPM</m:t>
              </m:r>
              <m:r>
                <m:rPr>
                  <m:sty m:val="p"/>
                </m:rPr>
                <w:rPr>
                  <w:rFonts w:ascii="Cambria Math" w:hAnsi="Cambria Math"/>
                </w:rPr>
                <m:t>10</m:t>
              </m:r>
              <m:r>
                <m:rPr>
                  <m:sty m:val="p"/>
                </m:rPr>
                <w:rPr>
                  <w:rFonts w:ascii="Cambria Math" w:hAnsi="Cambria Math" w:cs="Cambria Math"/>
                </w:rPr>
                <m:t>avgB</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WAI+LAI</m:t>
              </m:r>
            </m:num>
            <m:den>
              <m:r>
                <w:rPr>
                  <w:rFonts w:ascii="Cambria Math" w:hAnsi="Cambria Math" w:cs="Cambria Math"/>
                </w:rPr>
                <m:t>WAI+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oMath>
      </m:oMathPara>
    </w:p>
    <w:p w:rsidRPr="007C557A" w:rsidR="007C557A" w:rsidP="007C557A" w:rsidRDefault="007C557A" w14:paraId="77AD6F95" w14:textId="5176720D">
      <w:pPr>
        <w:spacing w:after="0"/>
        <w:jc w:val="both"/>
        <w:rPr>
          <w:rFonts w:ascii="Times New Roman" w:hAnsi="Times New Roman" w:eastAsia="Times New Roman" w:cs="Times New Roman"/>
        </w:rPr>
      </w:pPr>
      <m:oMathPara>
        <m:oMath>
          <m:sSub>
            <m:sSubPr>
              <m:ctrlPr>
                <w:rPr>
                  <w:rFonts w:ascii="Cambria Math" w:hAnsi="Cambria Math" w:cs="Cambria Math"/>
                </w:rPr>
              </m:ctrlPr>
            </m:sSubPr>
            <m:e>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d</m:t>
                  </m:r>
                  <m:r>
                    <m:rPr>
                      <m:sty m:val="p"/>
                    </m:rPr>
                    <w:rPr>
                      <w:rFonts w:ascii="Cambria Math" w:hAnsi="Cambria Math" w:cs="Cambria Math"/>
                    </w:rPr>
                    <m:t>,min</m:t>
                  </m:r>
                </m:sub>
              </m:sSub>
              <m:r>
                <m:rPr>
                  <m:sty m:val="p"/>
                </m:rPr>
                <w:rPr>
                  <w:rFonts w:ascii="Cambria Math" w:hAnsi="Cambria Math" w:cs="Cambria Math"/>
                </w:rPr>
                <m:t xml:space="preserve"> = V</m:t>
              </m:r>
            </m:e>
            <m:sub>
              <m:r>
                <m:rPr>
                  <m:sty m:val="p"/>
                </m:rPr>
                <w:rPr>
                  <w:rFonts w:ascii="Cambria Math" w:hAnsi="Cambria Math" w:cs="Cambria Math"/>
                </w:rPr>
                <m:t>dPM</m:t>
              </m:r>
              <m:r>
                <m:rPr>
                  <m:sty m:val="p"/>
                </m:rPr>
                <w:rPr>
                  <w:rFonts w:ascii="Cambria Math" w:hAnsi="Cambria Math"/>
                </w:rPr>
                <m:t>10</m:t>
              </m:r>
              <m:r>
                <m:rPr>
                  <m:sty m:val="p"/>
                </m:rPr>
                <w:rPr>
                  <w:rFonts w:ascii="Cambria Math" w:hAnsi="Cambria Math" w:cs="Cambria Math"/>
                </w:rPr>
                <m:t>min</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WAI+LAI</m:t>
              </m:r>
            </m:num>
            <m:den>
              <m:r>
                <w:rPr>
                  <w:rFonts w:ascii="Cambria Math" w:hAnsi="Cambria Math" w:cs="Cambria Math"/>
                </w:rPr>
                <m:t>WAI+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oMath>
      </m:oMathPara>
    </w:p>
    <w:p w:rsidRPr="007C557A" w:rsidR="007C557A" w:rsidP="007C557A" w:rsidRDefault="007C557A" w14:paraId="5611EC8D" w14:textId="1FB4B246">
      <w:pPr>
        <w:spacing w:after="0"/>
        <w:jc w:val="both"/>
      </w:pPr>
      <m:oMathPara>
        <m:oMath>
          <m:sSub>
            <m:sSubPr>
              <m:ctrlPr>
                <w:rPr>
                  <w:rFonts w:ascii="Cambria Math" w:hAnsi="Cambria Math" w:cs="Cambria Math"/>
                </w:rPr>
              </m:ctrlPr>
            </m:sSubPr>
            <m:e>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d</m:t>
                  </m:r>
                  <m:r>
                    <m:rPr>
                      <m:sty m:val="p"/>
                    </m:rPr>
                    <w:rPr>
                      <w:rFonts w:ascii="Cambria Math" w:hAnsi="Cambria Math" w:cs="Cambria Math"/>
                    </w:rPr>
                    <m:t>, max</m:t>
                  </m:r>
                </m:sub>
              </m:sSub>
              <m:r>
                <m:rPr>
                  <m:sty m:val="p"/>
                </m:rPr>
                <w:rPr>
                  <w:rFonts w:ascii="Cambria Math" w:hAnsi="Cambria Math" w:cs="Cambria Math"/>
                </w:rPr>
                <m:t xml:space="preserve"> = V</m:t>
              </m:r>
            </m:e>
            <m:sub>
              <m:r>
                <m:rPr>
                  <m:sty m:val="p"/>
                </m:rPr>
                <w:rPr>
                  <w:rFonts w:ascii="Cambria Math" w:hAnsi="Cambria Math" w:cs="Cambria Math"/>
                </w:rPr>
                <m:t>dPM</m:t>
              </m:r>
              <m:r>
                <m:rPr>
                  <m:sty m:val="p"/>
                </m:rPr>
                <w:rPr>
                  <w:rFonts w:ascii="Cambria Math" w:hAnsi="Cambria Math"/>
                </w:rPr>
                <m:t>10</m:t>
              </m:r>
              <m:r>
                <m:rPr>
                  <m:sty m:val="p"/>
                </m:rPr>
                <w:rPr>
                  <w:rFonts w:ascii="Cambria Math" w:hAnsi="Cambria Math"/>
                </w:rPr>
                <m:t>max</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WAI+LAI</m:t>
              </m:r>
            </m:num>
            <m:den>
              <m:r>
                <w:rPr>
                  <w:rFonts w:ascii="Cambria Math" w:hAnsi="Cambria Math" w:cs="Cambria Math"/>
                </w:rPr>
                <m:t>WAI+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oMath>
      </m:oMathPara>
    </w:p>
    <w:p w:rsidR="007C557A" w:rsidP="00AA1824" w:rsidRDefault="00AA1824" w14:paraId="473C8FF9" w14:textId="397BF436">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 xml:space="preserve">Where C – </w:t>
      </w:r>
      <w:r w:rsidR="0077191C">
        <w:rPr>
          <w:rFonts w:ascii="Times New Roman" w:hAnsi="Times New Roman" w:eastAsia="Times New Roman" w:cs="Times New Roman"/>
          <w:sz w:val="24"/>
          <w:szCs w:val="24"/>
        </w:rPr>
        <w:t>PM</w:t>
      </w:r>
      <w:r w:rsidRPr="0077191C" w:rsidR="0077191C">
        <w:rPr>
          <w:rFonts w:ascii="Times New Roman" w:hAnsi="Times New Roman" w:eastAsia="Times New Roman" w:cs="Times New Roman"/>
          <w:sz w:val="24"/>
          <w:szCs w:val="24"/>
          <w:vertAlign w:val="subscript"/>
        </w:rPr>
        <w:t>10</w:t>
      </w:r>
      <w:r w:rsidRPr="00AA1824">
        <w:rPr>
          <w:rFonts w:ascii="Times New Roman" w:hAnsi="Times New Roman" w:eastAsia="Times New Roman" w:cs="Times New Roman"/>
          <w:sz w:val="24"/>
          <w:szCs w:val="24"/>
        </w:rPr>
        <w:t xml:space="preserve"> concentration</w:t>
      </w:r>
      <w:r>
        <w:rPr>
          <w:rFonts w:ascii="Times New Roman" w:hAnsi="Times New Roman" w:eastAsia="Times New Roman" w:cs="Times New Roman"/>
          <w:sz w:val="24"/>
          <w:szCs w:val="24"/>
        </w:rPr>
        <w:t xml:space="preserve"> (g m</w:t>
      </w:r>
      <w:r w:rsidRPr="00AA1824">
        <w:rPr>
          <w:rFonts w:ascii="Times New Roman" w:hAnsi="Times New Roman" w:eastAsia="Times New Roman" w:cs="Times New Roman"/>
          <w:sz w:val="24"/>
          <w:szCs w:val="24"/>
          <w:vertAlign w:val="superscript"/>
        </w:rPr>
        <w:t>-3</w:t>
      </w:r>
      <w:r>
        <w:rPr>
          <w:rFonts w:ascii="Times New Roman" w:hAnsi="Times New Roman" w:eastAsia="Times New Roman" w:cs="Times New Roman"/>
          <w:sz w:val="24"/>
          <w:szCs w:val="24"/>
        </w:rPr>
        <w:t>)</w:t>
      </w:r>
      <w:r w:rsidRPr="00AA1824">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V</w:t>
      </w:r>
      <w:r w:rsidRPr="00AA1824">
        <w:rPr>
          <w:rFonts w:ascii="Times New Roman" w:hAnsi="Times New Roman" w:eastAsia="Times New Roman" w:cs="Times New Roman"/>
          <w:sz w:val="24"/>
          <w:szCs w:val="24"/>
          <w:vertAlign w:val="subscript"/>
        </w:rPr>
        <w:t>d</w:t>
      </w:r>
      <w:r>
        <w:rPr>
          <w:rFonts w:ascii="Times New Roman" w:hAnsi="Times New Roman" w:eastAsia="Times New Roman" w:cs="Times New Roman"/>
          <w:sz w:val="24"/>
          <w:szCs w:val="24"/>
        </w:rPr>
        <w:t xml:space="preserve"> – velocity of deposition </w:t>
      </w:r>
      <w:r w:rsidRPr="00AA1824">
        <w:rPr>
          <w:rFonts w:ascii="Times New Roman" w:hAnsi="Times New Roman" w:eastAsia="Times New Roman" w:cs="Times New Roman"/>
          <w:sz w:val="24"/>
          <w:szCs w:val="24"/>
        </w:rPr>
        <w:t xml:space="preserve"> (m s</w:t>
      </w:r>
      <w:r w:rsidRPr="00AA1824">
        <w:rPr>
          <w:rFonts w:ascii="Times New Roman" w:hAnsi="Times New Roman" w:eastAsia="Times New Roman" w:cs="Times New Roman"/>
          <w:sz w:val="24"/>
          <w:szCs w:val="24"/>
          <w:vertAlign w:val="superscript"/>
        </w:rPr>
        <w:t>-1</w:t>
      </w:r>
      <w:r w:rsidRPr="00AA1824">
        <w:rPr>
          <w:rFonts w:ascii="Times New Roman" w:hAnsi="Times New Roman" w:eastAsia="Times New Roman" w:cs="Times New Roman"/>
          <w:sz w:val="24"/>
          <w:szCs w:val="24"/>
        </w:rPr>
        <w:t>)</w:t>
      </w:r>
      <w:r>
        <w:rPr>
          <w:rFonts w:ascii="Times New Roman" w:hAnsi="Times New Roman" w:eastAsia="Times New Roman" w:cs="Times New Roman"/>
          <w:sz w:val="24"/>
          <w:szCs w:val="24"/>
        </w:rPr>
        <w:t>, LAI</w:t>
      </w:r>
      <w:r w:rsidRPr="00AA1824">
        <w:rPr>
          <w:rFonts w:ascii="Times New Roman" w:hAnsi="Times New Roman" w:eastAsia="Times New Roman" w:cs="Times New Roman"/>
          <w:sz w:val="24"/>
          <w:szCs w:val="24"/>
          <w:vertAlign w:val="subscript"/>
        </w:rPr>
        <w:t>PM10</w:t>
      </w:r>
      <w:r>
        <w:rPr>
          <w:rFonts w:ascii="Times New Roman" w:hAnsi="Times New Roman" w:eastAsia="Times New Roman" w:cs="Times New Roman"/>
          <w:sz w:val="24"/>
          <w:szCs w:val="24"/>
          <w:vertAlign w:val="subscript"/>
        </w:rPr>
        <w:t xml:space="preserve"> </w:t>
      </w:r>
      <w:r>
        <w:rPr>
          <w:rFonts w:ascii="Times New Roman" w:hAnsi="Times New Roman" w:eastAsia="Times New Roman" w:cs="Times New Roman"/>
          <w:sz w:val="24"/>
          <w:szCs w:val="24"/>
        </w:rPr>
        <w:t xml:space="preserve"> – leaf area index for pollutant deposition (m</w:t>
      </w:r>
      <w:r w:rsidRPr="00AA1824">
        <w:rPr>
          <w:rFonts w:ascii="Times New Roman" w:hAnsi="Times New Roman" w:eastAsia="Times New Roman" w:cs="Times New Roman"/>
          <w:sz w:val="24"/>
          <w:szCs w:val="24"/>
          <w:vertAlign w:val="superscript"/>
        </w:rPr>
        <w:t>2</w:t>
      </w:r>
      <w:r>
        <w:rPr>
          <w:rFonts w:ascii="Times New Roman" w:hAnsi="Times New Roman" w:eastAsia="Times New Roman" w:cs="Times New Roman"/>
          <w:sz w:val="24"/>
          <w:szCs w:val="24"/>
        </w:rPr>
        <w:t>m</w:t>
      </w:r>
      <w:r w:rsidRPr="00AA1824">
        <w:rPr>
          <w:rFonts w:ascii="Times New Roman" w:hAnsi="Times New Roman" w:eastAsia="Times New Roman" w:cs="Times New Roman"/>
          <w:sz w:val="24"/>
          <w:szCs w:val="24"/>
          <w:vertAlign w:val="superscript"/>
        </w:rPr>
        <w:t>-2</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vertAlign w:val="superscript"/>
        </w:rPr>
        <w:t xml:space="preserve"> </w:t>
      </w:r>
      <w:r>
        <w:rPr>
          <w:rFonts w:ascii="Times New Roman" w:hAnsi="Times New Roman" w:eastAsia="Times New Roman" w:cs="Times New Roman"/>
          <w:sz w:val="24"/>
          <w:szCs w:val="24"/>
        </w:rPr>
        <w:t xml:space="preserve">and </w:t>
      </w:r>
      <w:r w:rsidRPr="00AA1824">
        <w:rPr>
          <w:rFonts w:ascii="Times New Roman" w:hAnsi="Times New Roman" w:eastAsia="Times New Roman" w:cs="Times New Roman"/>
          <w:sz w:val="24"/>
          <w:szCs w:val="24"/>
        </w:rPr>
        <w:t>V</w:t>
      </w:r>
      <w:r w:rsidRPr="00AA1824">
        <w:rPr>
          <w:rFonts w:ascii="Times New Roman" w:hAnsi="Times New Roman" w:eastAsia="Times New Roman" w:cs="Times New Roman"/>
          <w:sz w:val="24"/>
          <w:szCs w:val="24"/>
          <w:vertAlign w:val="subscript"/>
        </w:rPr>
        <w:t>dPM10max</w:t>
      </w:r>
      <w:r w:rsidRPr="00AA1824">
        <w:rPr>
          <w:rFonts w:ascii="Times New Roman" w:hAnsi="Times New Roman" w:eastAsia="Times New Roman" w:cs="Times New Roman"/>
          <w:sz w:val="24"/>
          <w:szCs w:val="24"/>
        </w:rPr>
        <w:t>,</w:t>
      </w:r>
      <w:r>
        <w:rPr>
          <w:rFonts w:ascii="Times New Roman" w:hAnsi="Times New Roman" w:eastAsia="Times New Roman" w:cs="Times New Roman"/>
          <w:sz w:val="24"/>
          <w:szCs w:val="24"/>
          <w:vertAlign w:val="subscript"/>
        </w:rPr>
        <w:t xml:space="preserve"> </w:t>
      </w:r>
      <w:r w:rsidRPr="00AA1824">
        <w:rPr>
          <w:rFonts w:ascii="Times New Roman" w:hAnsi="Times New Roman" w:eastAsia="Times New Roman" w:cs="Times New Roman"/>
          <w:sz w:val="24"/>
          <w:szCs w:val="24"/>
        </w:rPr>
        <w:t>V</w:t>
      </w:r>
      <w:r w:rsidRPr="00AA1824">
        <w:rPr>
          <w:rFonts w:ascii="Times New Roman" w:hAnsi="Times New Roman" w:eastAsia="Times New Roman" w:cs="Times New Roman"/>
          <w:sz w:val="24"/>
          <w:szCs w:val="24"/>
          <w:vertAlign w:val="subscript"/>
        </w:rPr>
        <w:t>dPM10</w:t>
      </w:r>
      <w:r>
        <w:rPr>
          <w:rFonts w:ascii="Times New Roman" w:hAnsi="Times New Roman" w:eastAsia="Times New Roman" w:cs="Times New Roman"/>
          <w:sz w:val="24"/>
          <w:szCs w:val="24"/>
          <w:vertAlign w:val="subscript"/>
        </w:rPr>
        <w:t>avg</w:t>
      </w:r>
      <w:r w:rsidRPr="00AA1824">
        <w:rPr>
          <w:rFonts w:ascii="Times New Roman" w:hAnsi="Times New Roman" w:eastAsia="Times New Roman" w:cs="Times New Roman"/>
          <w:sz w:val="24"/>
          <w:szCs w:val="24"/>
        </w:rPr>
        <w:t>,</w:t>
      </w:r>
      <w:r>
        <w:rPr>
          <w:rFonts w:ascii="Times New Roman" w:hAnsi="Times New Roman" w:eastAsia="Times New Roman" w:cs="Times New Roman"/>
          <w:sz w:val="24"/>
          <w:szCs w:val="24"/>
          <w:vertAlign w:val="subscript"/>
        </w:rPr>
        <w:t xml:space="preserve"> </w:t>
      </w:r>
      <w:r w:rsidRPr="00AA1824">
        <w:rPr>
          <w:rFonts w:ascii="Times New Roman" w:hAnsi="Times New Roman" w:eastAsia="Times New Roman" w:cs="Times New Roman"/>
          <w:sz w:val="24"/>
          <w:szCs w:val="24"/>
        </w:rPr>
        <w:t>V</w:t>
      </w:r>
      <w:r w:rsidRPr="00AA1824">
        <w:rPr>
          <w:rFonts w:ascii="Times New Roman" w:hAnsi="Times New Roman" w:eastAsia="Times New Roman" w:cs="Times New Roman"/>
          <w:sz w:val="24"/>
          <w:szCs w:val="24"/>
          <w:vertAlign w:val="subscript"/>
        </w:rPr>
        <w:t>dPM10m</w:t>
      </w:r>
      <w:r>
        <w:rPr>
          <w:rFonts w:ascii="Times New Roman" w:hAnsi="Times New Roman" w:eastAsia="Times New Roman" w:cs="Times New Roman"/>
          <w:sz w:val="24"/>
          <w:szCs w:val="24"/>
          <w:vertAlign w:val="subscript"/>
        </w:rPr>
        <w:t xml:space="preserve">in </w:t>
      </w:r>
      <w:r>
        <w:rPr>
          <w:rFonts w:ascii="Times New Roman" w:hAnsi="Times New Roman" w:eastAsia="Times New Roman" w:cs="Times New Roman"/>
          <w:sz w:val="24"/>
          <w:szCs w:val="24"/>
        </w:rPr>
        <w:t xml:space="preserve"> – maximum, average and minimum deposition velocity for PM</w:t>
      </w:r>
      <w:r w:rsidRPr="00AA1824">
        <w:rPr>
          <w:rFonts w:ascii="Times New Roman" w:hAnsi="Times New Roman" w:eastAsia="Times New Roman" w:cs="Times New Roman"/>
          <w:sz w:val="24"/>
          <w:szCs w:val="24"/>
          <w:vertAlign w:val="subscript"/>
        </w:rPr>
        <w:t>10</w:t>
      </w:r>
      <w:r>
        <w:rPr>
          <w:rFonts w:ascii="Times New Roman" w:hAnsi="Times New Roman" w:eastAsia="Times New Roman" w:cs="Times New Roman"/>
          <w:sz w:val="24"/>
          <w:szCs w:val="24"/>
          <w:vertAlign w:val="subscript"/>
        </w:rPr>
        <w:t xml:space="preserve"> </w:t>
      </w:r>
      <w:r>
        <w:rPr>
          <w:rFonts w:ascii="Times New Roman" w:hAnsi="Times New Roman" w:eastAsia="Times New Roman" w:cs="Times New Roman"/>
          <w:sz w:val="24"/>
          <w:szCs w:val="24"/>
        </w:rPr>
        <w:t xml:space="preserve">– </w:t>
      </w:r>
      <w:r w:rsidRPr="00AA1824">
        <w:rPr>
          <w:rFonts w:ascii="Times New Roman" w:hAnsi="Times New Roman" w:eastAsia="Times New Roman" w:cs="Times New Roman"/>
          <w:sz w:val="24"/>
          <w:szCs w:val="24"/>
        </w:rPr>
        <w:t xml:space="preserve"> 0.0064 ms</w:t>
      </w:r>
      <w:r w:rsidRPr="00AA1824">
        <w:rPr>
          <w:rFonts w:ascii="Times New Roman" w:hAnsi="Times New Roman" w:eastAsia="Times New Roman" w:cs="Times New Roman"/>
          <w:sz w:val="24"/>
          <w:szCs w:val="24"/>
          <w:vertAlign w:val="superscript"/>
        </w:rPr>
        <w:t>-1</w:t>
      </w:r>
      <w:r>
        <w:rPr>
          <w:rFonts w:ascii="Times New Roman" w:hAnsi="Times New Roman" w:eastAsia="Times New Roman" w:cs="Times New Roman"/>
          <w:sz w:val="24"/>
          <w:szCs w:val="24"/>
        </w:rPr>
        <w:t xml:space="preserve">, </w:t>
      </w:r>
      <w:r w:rsidRPr="00AA1824">
        <w:rPr>
          <w:rFonts w:ascii="Times New Roman" w:hAnsi="Times New Roman" w:eastAsia="Times New Roman" w:cs="Times New Roman"/>
          <w:sz w:val="24"/>
          <w:szCs w:val="24"/>
        </w:rPr>
        <w:t>0.0025 ms</w:t>
      </w:r>
      <w:r w:rsidRPr="00AA1824">
        <w:rPr>
          <w:rFonts w:ascii="Times New Roman" w:hAnsi="Times New Roman" w:eastAsia="Times New Roman" w:cs="Times New Roman"/>
          <w:sz w:val="24"/>
          <w:szCs w:val="24"/>
          <w:vertAlign w:val="superscript"/>
        </w:rPr>
        <w:t>-1</w:t>
      </w:r>
      <w:r>
        <w:rPr>
          <w:rFonts w:ascii="Times New Roman" w:hAnsi="Times New Roman" w:eastAsia="Times New Roman" w:cs="Times New Roman"/>
          <w:sz w:val="24"/>
          <w:szCs w:val="24"/>
        </w:rPr>
        <w:t>,</w:t>
      </w:r>
      <w:r w:rsidRPr="00AA1824">
        <w:rPr>
          <w:rFonts w:ascii="Times New Roman" w:hAnsi="Times New Roman" w:eastAsia="Times New Roman" w:cs="Times New Roman"/>
          <w:sz w:val="24"/>
          <w:szCs w:val="24"/>
        </w:rPr>
        <w:t xml:space="preserve"> 0.01 ms</w:t>
      </w:r>
      <w:r w:rsidRPr="00AA1824">
        <w:rPr>
          <w:rFonts w:ascii="Times New Roman" w:hAnsi="Times New Roman" w:eastAsia="Times New Roman" w:cs="Times New Roman"/>
          <w:sz w:val="24"/>
          <w:szCs w:val="24"/>
          <w:vertAlign w:val="superscript"/>
        </w:rPr>
        <w:t>-1</w:t>
      </w:r>
      <w:r w:rsidRPr="00FE4A5B" w:rsidR="00FE4A5B">
        <w:rPr>
          <w:rFonts w:ascii="Times New Roman" w:hAnsi="Times New Roman" w:eastAsia="Times New Roman" w:cs="Times New Roman"/>
          <w:sz w:val="24"/>
          <w:szCs w:val="24"/>
        </w:rPr>
        <w:t>(Lovett 1994)</w:t>
      </w:r>
      <w:r>
        <w:rPr>
          <w:rFonts w:ascii="Times New Roman" w:hAnsi="Times New Roman" w:eastAsia="Times New Roman" w:cs="Times New Roman"/>
          <w:sz w:val="24"/>
          <w:szCs w:val="24"/>
        </w:rPr>
        <w:t>,</w:t>
      </w:r>
      <w:r w:rsidRPr="00FE4A5B" w:rsidR="00FE4A5B">
        <w:t xml:space="preserve"> </w:t>
      </w:r>
      <w:r>
        <w:rPr>
          <w:rFonts w:ascii="Times New Roman" w:hAnsi="Times New Roman" w:eastAsia="Times New Roman" w:cs="Times New Roman"/>
          <w:sz w:val="24"/>
          <w:szCs w:val="24"/>
        </w:rPr>
        <w:t>respectively.</w:t>
      </w:r>
      <w:r w:rsidR="0077191C">
        <w:rPr>
          <w:rFonts w:ascii="Times New Roman" w:hAnsi="Times New Roman" w:eastAsia="Times New Roman" w:cs="Times New Roman"/>
          <w:sz w:val="24"/>
          <w:szCs w:val="24"/>
        </w:rPr>
        <w:t xml:space="preserve"> Pollutant concentration was obtained from</w:t>
      </w:r>
      <w:r w:rsidR="00FE4A5B">
        <w:rPr>
          <w:rFonts w:ascii="Times New Roman" w:hAnsi="Times New Roman" w:eastAsia="Times New Roman" w:cs="Times New Roman"/>
          <w:sz w:val="24"/>
          <w:szCs w:val="24"/>
        </w:rPr>
        <w:t xml:space="preserve"> nearby open </w:t>
      </w:r>
      <w:r w:rsidRPr="00A8735B" w:rsidR="00FE4A5B">
        <w:rPr>
          <w:rFonts w:ascii="Times New Roman" w:hAnsi="Times New Roman" w:eastAsia="Times New Roman" w:cs="Times New Roman"/>
          <w:sz w:val="24"/>
          <w:szCs w:val="24"/>
        </w:rPr>
        <w:t xml:space="preserve">access pm10 sensors </w:t>
      </w:r>
      <w:r w:rsidR="00022855">
        <w:rPr>
          <w:rFonts w:ascii="Times New Roman" w:hAnsi="Times New Roman" w:eastAsia="Times New Roman" w:cs="Times New Roman"/>
          <w:sz w:val="24"/>
          <w:szCs w:val="24"/>
        </w:rPr>
        <w:t xml:space="preserve">via  </w:t>
      </w:r>
      <w:r w:rsidRPr="00022855" w:rsidR="00022855">
        <w:rPr>
          <w:rFonts w:ascii="Times New Roman" w:hAnsi="Times New Roman" w:eastAsia="Times New Roman" w:cs="Times New Roman"/>
          <w:sz w:val="24"/>
          <w:szCs w:val="24"/>
        </w:rPr>
        <w:t>Sensor.Community</w:t>
      </w:r>
      <w:r w:rsidR="00022855">
        <w:rPr>
          <w:rFonts w:ascii="Times New Roman" w:hAnsi="Times New Roman" w:eastAsia="Times New Roman" w:cs="Times New Roman"/>
          <w:sz w:val="24"/>
          <w:szCs w:val="24"/>
        </w:rPr>
        <w:t xml:space="preserve"> web portal.</w:t>
      </w:r>
    </w:p>
    <w:p w:rsidR="00AA1824" w:rsidP="00AA1824" w:rsidRDefault="00AA1824" w14:paraId="03A8E49E" w14:textId="0157285E">
      <w:pPr>
        <w:spacing w:after="0"/>
        <w:jc w:val="both"/>
        <w:rPr>
          <w:rFonts w:ascii="Times New Roman" w:hAnsi="Times New Roman" w:eastAsia="Times New Roman" w:cs="Times New Roman"/>
          <w:sz w:val="24"/>
          <w:szCs w:val="24"/>
        </w:rPr>
      </w:pPr>
    </w:p>
    <w:p w:rsidRPr="00AA1824" w:rsidR="00AA1824" w:rsidP="00AA1824" w:rsidRDefault="00AA1824" w14:paraId="07B43CA6" w14:textId="77777777">
      <w:pPr>
        <w:spacing w:after="0"/>
        <w:jc w:val="both"/>
        <w:rPr>
          <w:rFonts w:ascii="Times New Roman" w:hAnsi="Times New Roman" w:eastAsia="Times New Roman" w:cs="Times New Roman"/>
          <w:sz w:val="24"/>
          <w:szCs w:val="24"/>
        </w:rPr>
      </w:pPr>
    </w:p>
    <w:p w:rsidRPr="003723ED" w:rsidR="005F7742" w:rsidP="005F7742" w:rsidRDefault="005F7742" w14:paraId="605BADED" w14:textId="77777777">
      <w:pPr>
        <w:spacing w:after="0"/>
        <w:rPr>
          <w:rFonts w:ascii="Times New Roman" w:hAnsi="Times New Roman" w:eastAsia="Times New Roman" w:cs="Times New Roman"/>
          <w:sz w:val="24"/>
          <w:szCs w:val="24"/>
        </w:rPr>
      </w:pPr>
      <w:bookmarkStart w:name="_heading=h.gjdgxs" w:colFirst="0" w:colLast="0" w:id="274"/>
      <w:bookmarkEnd w:id="274"/>
      <w:r w:rsidRPr="003723ED">
        <w:rPr>
          <w:rFonts w:ascii="Times New Roman" w:hAnsi="Times New Roman" w:eastAsia="Times New Roman" w:cs="Times New Roman"/>
          <w:sz w:val="24"/>
          <w:szCs w:val="24"/>
        </w:rPr>
        <w:t>2.3. Data processing.</w:t>
      </w:r>
    </w:p>
    <w:p w:rsidRPr="003723ED" w:rsidR="006B5389" w:rsidP="006B5389" w:rsidRDefault="006B5389" w14:paraId="7024A186" w14:textId="344D8824">
      <w:pPr>
        <w:spacing w:after="0"/>
        <w:ind w:firstLine="708"/>
        <w:rPr>
          <w:rFonts w:ascii="Times New Roman" w:hAnsi="Times New Roman" w:eastAsia="Times New Roman" w:cs="Times New Roman"/>
          <w:sz w:val="24"/>
          <w:szCs w:val="24"/>
          <w:lang w:val="ru-RU"/>
        </w:rPr>
      </w:pPr>
      <w:r w:rsidRPr="003723ED">
        <w:rPr>
          <w:rFonts w:ascii="Times New Roman" w:hAnsi="Times New Roman" w:eastAsia="Times New Roman" w:cs="Times New Roman"/>
          <w:sz w:val="24"/>
          <w:szCs w:val="24"/>
        </w:rPr>
        <w:t xml:space="preserve">Data collection with TreeTalker+ devices is organized according to next scheme. All types of devices(TT+ and TTR) made measurement every 90 minutes, stored data in internal memory, then according to predefined time window </w:t>
      </w:r>
      <w:r w:rsidRPr="003723ED" w:rsidR="006613D5">
        <w:rPr>
          <w:rFonts w:ascii="Times New Roman" w:hAnsi="Times New Roman" w:eastAsia="Times New Roman" w:cs="Times New Roman"/>
          <w:sz w:val="24"/>
          <w:szCs w:val="24"/>
        </w:rPr>
        <w:t xml:space="preserve">transmitted data to TT-cloud device via  </w:t>
      </w:r>
      <w:r w:rsidRPr="003723ED" w:rsidR="006613D5">
        <w:rPr>
          <w:rFonts w:ascii="Times New Roman" w:hAnsi="Times New Roman" w:eastAsia="Times New Roman" w:cs="Times New Roman"/>
          <w:sz w:val="24"/>
          <w:szCs w:val="24"/>
        </w:rPr>
        <w:t>Low Power Wide Area Network</w:t>
      </w:r>
      <w:r w:rsidRPr="003723ED" w:rsidR="006613D5">
        <w:rPr>
          <w:rFonts w:ascii="Times New Roman" w:hAnsi="Times New Roman" w:eastAsia="Times New Roman" w:cs="Times New Roman"/>
          <w:sz w:val="24"/>
          <w:szCs w:val="24"/>
        </w:rPr>
        <w:t xml:space="preserve"> (LoRaWan)</w:t>
      </w:r>
      <w:r w:rsidRPr="003723ED">
        <w:rPr>
          <w:rFonts w:ascii="Times New Roman" w:hAnsi="Times New Roman" w:eastAsia="Times New Roman" w:cs="Times New Roman"/>
          <w:sz w:val="24"/>
          <w:szCs w:val="24"/>
        </w:rPr>
        <w:t xml:space="preserve"> </w:t>
      </w:r>
      <w:r w:rsidRPr="003723ED" w:rsidR="006613D5">
        <w:rPr>
          <w:rFonts w:ascii="Times New Roman" w:hAnsi="Times New Roman" w:eastAsia="Times New Roman" w:cs="Times New Roman"/>
          <w:sz w:val="24"/>
          <w:szCs w:val="24"/>
        </w:rPr>
        <w:t xml:space="preserve">wireless networking protocol. TT-cloud device is  a gateway device in TreeTalkers devices ecosystem, which purpose is to collect data from all TT devices on site, store it and then transmit it to  online database via WiFi or  </w:t>
      </w:r>
      <w:r w:rsidRPr="003723ED" w:rsidR="006613D5">
        <w:rPr>
          <w:rFonts w:ascii="Times New Roman" w:hAnsi="Times New Roman" w:eastAsia="Times New Roman" w:cs="Times New Roman"/>
          <w:sz w:val="24"/>
          <w:szCs w:val="24"/>
        </w:rPr>
        <w:t xml:space="preserve">wireless mobile </w:t>
      </w:r>
      <w:r w:rsidRPr="003723ED" w:rsidR="006613D5">
        <w:rPr>
          <w:rFonts w:ascii="Times New Roman" w:hAnsi="Times New Roman" w:eastAsia="Times New Roman" w:cs="Times New Roman"/>
          <w:sz w:val="24"/>
          <w:szCs w:val="24"/>
        </w:rPr>
        <w:t>networks.</w:t>
      </w:r>
    </w:p>
    <w:p w:rsidRPr="003723ED" w:rsidR="006B5389" w:rsidP="006B5389" w:rsidRDefault="006B5389" w14:paraId="14E18767" w14:textId="77777777">
      <w:pPr>
        <w:spacing w:after="0"/>
        <w:ind w:firstLine="708"/>
        <w:rPr>
          <w:rFonts w:ascii="Times New Roman" w:hAnsi="Times New Roman" w:eastAsia="Times New Roman" w:cs="Times New Roman"/>
          <w:sz w:val="24"/>
          <w:szCs w:val="24"/>
        </w:rPr>
      </w:pPr>
    </w:p>
    <w:p w:rsidRPr="003723ED" w:rsidR="00FE4A5B" w:rsidP="006B5389" w:rsidRDefault="00FE4A5B" w14:paraId="57353311" w14:textId="1871A5DF">
      <w:pPr>
        <w:spacing w:after="0"/>
        <w:ind w:firstLine="708"/>
        <w:rPr>
          <w:rFonts w:ascii="Times New Roman" w:hAnsi="Times New Roman" w:eastAsia="Times New Roman" w:cs="Times New Roman"/>
          <w:sz w:val="24"/>
          <w:szCs w:val="24"/>
        </w:rPr>
      </w:pPr>
      <w:r w:rsidRPr="003723ED">
        <w:rPr>
          <w:rFonts w:ascii="Times New Roman" w:hAnsi="Times New Roman" w:eastAsia="Times New Roman" w:cs="Times New Roman"/>
          <w:sz w:val="24"/>
          <w:szCs w:val="24"/>
        </w:rPr>
        <w:t xml:space="preserve">All </w:t>
      </w:r>
      <w:r w:rsidRPr="003723ED" w:rsidR="006B5389">
        <w:rPr>
          <w:rFonts w:ascii="Times New Roman" w:hAnsi="Times New Roman" w:eastAsia="Times New Roman" w:cs="Times New Roman"/>
          <w:sz w:val="24"/>
          <w:szCs w:val="24"/>
        </w:rPr>
        <w:t xml:space="preserve">remote data was </w:t>
      </w:r>
      <w:r w:rsidRPr="003723ED">
        <w:rPr>
          <w:rFonts w:ascii="Times New Roman" w:hAnsi="Times New Roman" w:eastAsia="Times New Roman" w:cs="Times New Roman"/>
          <w:sz w:val="24"/>
          <w:szCs w:val="24"/>
        </w:rPr>
        <w:t>collected and processed</w:t>
      </w:r>
      <w:r w:rsidRPr="003723ED" w:rsidR="006B5389">
        <w:rPr>
          <w:rFonts w:ascii="Times New Roman" w:hAnsi="Times New Roman" w:eastAsia="Times New Roman" w:cs="Times New Roman"/>
          <w:sz w:val="24"/>
          <w:szCs w:val="24"/>
        </w:rPr>
        <w:t xml:space="preserve"> with R computing language (</w:t>
      </w:r>
      <w:r w:rsidRPr="003723ED" w:rsidR="006B5389">
        <w:rPr>
          <w:rFonts w:ascii="Times New Roman" w:hAnsi="Times New Roman" w:eastAsia="Times New Roman" w:cs="Times New Roman"/>
          <w:sz w:val="24"/>
          <w:szCs w:val="24"/>
        </w:rPr>
        <w:t>R Core Team</w:t>
      </w:r>
      <w:r w:rsidRPr="003723ED" w:rsidR="006B5389">
        <w:rPr>
          <w:rFonts w:ascii="Times New Roman" w:hAnsi="Times New Roman" w:eastAsia="Times New Roman" w:cs="Times New Roman"/>
          <w:sz w:val="24"/>
          <w:szCs w:val="24"/>
        </w:rPr>
        <w:t xml:space="preserve">, </w:t>
      </w:r>
      <w:r w:rsidRPr="003723ED" w:rsidR="006B5389">
        <w:rPr>
          <w:rFonts w:ascii="Times New Roman" w:hAnsi="Times New Roman" w:eastAsia="Times New Roman" w:cs="Times New Roman"/>
          <w:sz w:val="24"/>
          <w:szCs w:val="24"/>
        </w:rPr>
        <w:t>2020</w:t>
      </w:r>
      <w:r w:rsidRPr="003723ED" w:rsidR="006B5389">
        <w:rPr>
          <w:rFonts w:ascii="Times New Roman" w:hAnsi="Times New Roman" w:eastAsia="Times New Roman" w:cs="Times New Roman"/>
          <w:sz w:val="24"/>
          <w:szCs w:val="24"/>
        </w:rPr>
        <w:t>)</w:t>
      </w:r>
      <w:r w:rsidRPr="003723ED" w:rsidR="00022855">
        <w:rPr>
          <w:rFonts w:ascii="Times New Roman" w:hAnsi="Times New Roman" w:eastAsia="Times New Roman" w:cs="Times New Roman"/>
          <w:sz w:val="24"/>
          <w:szCs w:val="24"/>
        </w:rPr>
        <w:t>. Field data was organized in a table and added to computation on early stages of processing.</w:t>
      </w:r>
      <w:r w:rsidRPr="003723ED" w:rsidR="003723ED">
        <w:rPr>
          <w:rFonts w:ascii="Times New Roman" w:hAnsi="Times New Roman" w:eastAsia="Times New Roman" w:cs="Times New Roman"/>
          <w:sz w:val="24"/>
          <w:szCs w:val="24"/>
        </w:rPr>
        <w:t xml:space="preserve"> All measured parameters weekly data was</w:t>
      </w:r>
      <w:r w:rsidRPr="003723ED" w:rsidR="00022855">
        <w:rPr>
          <w:rFonts w:ascii="Times New Roman" w:hAnsi="Times New Roman" w:eastAsia="Times New Roman" w:cs="Times New Roman"/>
          <w:sz w:val="24"/>
          <w:szCs w:val="24"/>
        </w:rPr>
        <w:t xml:space="preserve"> </w:t>
      </w:r>
      <w:r w:rsidRPr="003723ED" w:rsidR="003723ED">
        <w:rPr>
          <w:rFonts w:ascii="Times New Roman" w:hAnsi="Times New Roman" w:eastAsia="Times New Roman" w:cs="Times New Roman"/>
          <w:sz w:val="24"/>
          <w:szCs w:val="24"/>
        </w:rPr>
        <w:t>three sigma filtered. Filtered data was linearly interpolated. Data from TT devices didn’t have gaps more than three days(battery malfunction), big gaps w</w:t>
      </w:r>
      <w:r w:rsidR="002D6BC8">
        <w:rPr>
          <w:rFonts w:ascii="Times New Roman" w:hAnsi="Times New Roman" w:eastAsia="Times New Roman" w:cs="Times New Roman"/>
          <w:sz w:val="24"/>
          <w:szCs w:val="24"/>
        </w:rPr>
        <w:t xml:space="preserve">ere </w:t>
      </w:r>
      <w:r w:rsidRPr="003723ED" w:rsidR="003723ED">
        <w:rPr>
          <w:rFonts w:ascii="Times New Roman" w:hAnsi="Times New Roman" w:eastAsia="Times New Roman" w:cs="Times New Roman"/>
          <w:sz w:val="24"/>
          <w:szCs w:val="24"/>
        </w:rPr>
        <w:t xml:space="preserve"> filled with data from trees with closest parameters(species, trunk diameter, height, canopy size, position on site).</w:t>
      </w:r>
    </w:p>
    <w:p w:rsidR="009E4150" w:rsidP="00D12ABE" w:rsidRDefault="009E4150" w14:paraId="5DC4410F" w14:textId="77777777">
      <w:pPr>
        <w:spacing w:after="0"/>
        <w:rPr>
          <w:rFonts w:ascii="Times New Roman" w:hAnsi="Times New Roman" w:eastAsia="Times New Roman" w:cs="Times New Roman"/>
          <w:b/>
          <w:sz w:val="24"/>
          <w:szCs w:val="24"/>
          <w:highlight w:val="cyan"/>
        </w:rPr>
      </w:pPr>
      <w:r>
        <w:rPr>
          <w:rFonts w:ascii="Times New Roman" w:hAnsi="Times New Roman" w:eastAsia="Times New Roman" w:cs="Times New Roman"/>
          <w:b/>
          <w:sz w:val="24"/>
          <w:szCs w:val="24"/>
          <w:highlight w:val="cyan"/>
        </w:rPr>
        <w:br w:type="page"/>
      </w:r>
    </w:p>
    <w:p w:rsidRPr="00065D10" w:rsidR="00321759" w:rsidP="00D12ABE" w:rsidRDefault="00D56879" w14:paraId="4D00CB0B" w14:textId="77777777">
      <w:pPr>
        <w:spacing w:after="0"/>
        <w:rPr>
          <w:rFonts w:ascii="Times New Roman" w:hAnsi="Times New Roman" w:eastAsia="Times New Roman" w:cs="Times New Roman"/>
          <w:b/>
          <w:sz w:val="24"/>
          <w:szCs w:val="24"/>
        </w:rPr>
      </w:pPr>
      <w:r w:rsidRPr="00C73913">
        <w:rPr>
          <w:rFonts w:ascii="Times New Roman" w:hAnsi="Times New Roman" w:eastAsia="Times New Roman" w:cs="Times New Roman"/>
          <w:b/>
          <w:sz w:val="24"/>
          <w:szCs w:val="24"/>
        </w:rPr>
        <w:lastRenderedPageBreak/>
        <w:t>3. Results.</w:t>
      </w:r>
    </w:p>
    <w:p w:rsidR="00972A3F" w:rsidP="00972A3F" w:rsidRDefault="00A91143" w14:paraId="327A42BC" w14:textId="77777777">
      <w:pPr>
        <w:spacing w:after="0"/>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Basically, we </w:t>
      </w:r>
      <w:r w:rsidR="00065D10">
        <w:rPr>
          <w:rFonts w:ascii="Times New Roman" w:hAnsi="Times New Roman" w:eastAsia="Times New Roman" w:cs="Times New Roman"/>
          <w:sz w:val="24"/>
          <w:szCs w:val="24"/>
        </w:rPr>
        <w:t xml:space="preserve">assumed </w:t>
      </w:r>
      <w:r>
        <w:rPr>
          <w:rFonts w:ascii="Times New Roman" w:hAnsi="Times New Roman" w:eastAsia="Times New Roman" w:cs="Times New Roman"/>
          <w:sz w:val="24"/>
          <w:szCs w:val="24"/>
        </w:rPr>
        <w:t xml:space="preserve">two types of results – hour by hour </w:t>
      </w:r>
      <w:r w:rsidR="00421097">
        <w:rPr>
          <w:rFonts w:ascii="Times New Roman" w:hAnsi="Times New Roman" w:eastAsia="Times New Roman" w:cs="Times New Roman"/>
          <w:sz w:val="24"/>
          <w:szCs w:val="24"/>
        </w:rPr>
        <w:t xml:space="preserve">changes </w:t>
      </w:r>
      <w:r>
        <w:rPr>
          <w:rFonts w:ascii="Times New Roman" w:hAnsi="Times New Roman" w:eastAsia="Times New Roman" w:cs="Times New Roman"/>
          <w:sz w:val="24"/>
          <w:szCs w:val="24"/>
        </w:rPr>
        <w:t>and sum for the total</w:t>
      </w:r>
      <w:r w:rsidR="00065D10">
        <w:rPr>
          <w:rFonts w:ascii="Times New Roman" w:hAnsi="Times New Roman" w:eastAsia="Times New Roman" w:cs="Times New Roman"/>
          <w:sz w:val="24"/>
          <w:szCs w:val="24"/>
        </w:rPr>
        <w:t xml:space="preserve"> period – would be more interesting and informative to present.</w:t>
      </w:r>
    </w:p>
    <w:p w:rsidR="004F45F8" w:rsidP="00972A3F" w:rsidRDefault="00972A3F" w14:paraId="175EE2B1" w14:textId="77777777">
      <w:pPr>
        <w:spacing w:after="0"/>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3.1. </w:t>
      </w:r>
      <w:r w:rsidR="004F45F8">
        <w:rPr>
          <w:rFonts w:ascii="Times New Roman" w:hAnsi="Times New Roman" w:eastAsia="Times New Roman" w:cs="Times New Roman"/>
          <w:sz w:val="24"/>
          <w:szCs w:val="24"/>
        </w:rPr>
        <w:t xml:space="preserve">Carbon </w:t>
      </w:r>
      <w:r w:rsidR="00A11C13">
        <w:rPr>
          <w:rFonts w:ascii="Times New Roman" w:hAnsi="Times New Roman" w:eastAsia="Times New Roman" w:cs="Times New Roman"/>
          <w:sz w:val="24"/>
          <w:szCs w:val="24"/>
        </w:rPr>
        <w:t>sequestration.</w:t>
      </w:r>
    </w:p>
    <w:p w:rsidRPr="00A55798" w:rsidR="00B00DD3" w:rsidP="00B00DD3" w:rsidRDefault="00285CB4" w14:paraId="2E2B6337" w14:textId="21EA6057">
      <w:pPr>
        <w:spacing w:after="0"/>
        <w:ind w:firstLine="720"/>
        <w:jc w:val="both"/>
        <w:rPr>
          <w:rFonts w:ascii="Times New Roman" w:hAnsi="Times New Roman" w:eastAsia="Times New Roman" w:cs="Times New Roman"/>
          <w:noProof/>
          <w:sz w:val="24"/>
          <w:szCs w:val="24"/>
        </w:rPr>
      </w:pPr>
      <w:r>
        <w:rPr>
          <w:rFonts w:ascii="Times New Roman" w:hAnsi="Times New Roman" w:eastAsia="Times New Roman" w:cs="Times New Roman"/>
          <w:noProof/>
          <w:sz w:val="24"/>
          <w:szCs w:val="24"/>
        </w:rPr>
        <w:t xml:space="preserve">All the </w:t>
      </w:r>
      <w:r w:rsidR="005C5E9D">
        <w:rPr>
          <w:rFonts w:ascii="Times New Roman" w:hAnsi="Times New Roman" w:eastAsia="Times New Roman" w:cs="Times New Roman"/>
          <w:noProof/>
          <w:sz w:val="24"/>
          <w:szCs w:val="24"/>
        </w:rPr>
        <w:t>dynamics</w:t>
      </w:r>
      <w:r>
        <w:rPr>
          <w:rFonts w:ascii="Times New Roman" w:hAnsi="Times New Roman" w:eastAsia="Times New Roman" w:cs="Times New Roman"/>
          <w:noProof/>
          <w:sz w:val="24"/>
          <w:szCs w:val="24"/>
        </w:rPr>
        <w:t xml:space="preserve"> show biomass grow </w:t>
      </w:r>
      <w:r w:rsidR="009E4150">
        <w:rPr>
          <w:rFonts w:ascii="Times New Roman" w:hAnsi="Times New Roman" w:eastAsia="Times New Roman" w:cs="Times New Roman"/>
          <w:noProof/>
          <w:sz w:val="24"/>
          <w:szCs w:val="24"/>
        </w:rPr>
        <w:t xml:space="preserve">to the </w:t>
      </w:r>
      <w:r w:rsidR="00AB0FF3">
        <w:rPr>
          <w:rFonts w:ascii="Times New Roman" w:hAnsi="Times New Roman" w:eastAsia="Times New Roman" w:cs="Times New Roman"/>
          <w:noProof/>
          <w:sz w:val="24"/>
          <w:szCs w:val="24"/>
        </w:rPr>
        <w:t>end</w:t>
      </w:r>
      <w:r w:rsidR="009E4150">
        <w:rPr>
          <w:rFonts w:ascii="Times New Roman" w:hAnsi="Times New Roman" w:eastAsia="Times New Roman" w:cs="Times New Roman"/>
          <w:noProof/>
          <w:sz w:val="24"/>
          <w:szCs w:val="24"/>
        </w:rPr>
        <w:t xml:space="preserve"> of </w:t>
      </w:r>
      <w:r w:rsidR="00D51C3D">
        <w:rPr>
          <w:rFonts w:ascii="Times New Roman" w:hAnsi="Times New Roman" w:eastAsia="Times New Roman" w:cs="Times New Roman"/>
          <w:noProof/>
          <w:sz w:val="24"/>
          <w:szCs w:val="24"/>
        </w:rPr>
        <w:t>September</w:t>
      </w:r>
      <w:r w:rsidR="009E4150">
        <w:rPr>
          <w:rFonts w:ascii="Times New Roman" w:hAnsi="Times New Roman" w:eastAsia="Times New Roman" w:cs="Times New Roman"/>
          <w:noProof/>
          <w:sz w:val="24"/>
          <w:szCs w:val="24"/>
        </w:rPr>
        <w:t xml:space="preserve"> (around 260 day of a year) </w:t>
      </w:r>
      <w:r w:rsidR="00AB0FF3">
        <w:rPr>
          <w:rFonts w:ascii="Times New Roman" w:hAnsi="Times New Roman" w:eastAsia="Times New Roman" w:cs="Times New Roman"/>
          <w:noProof/>
          <w:sz w:val="24"/>
          <w:szCs w:val="24"/>
        </w:rPr>
        <w:t>due to the warm autumn</w:t>
      </w:r>
      <w:r w:rsidR="00180C42">
        <w:rPr>
          <w:rFonts w:ascii="Times New Roman" w:hAnsi="Times New Roman" w:eastAsia="Times New Roman" w:cs="Times New Roman"/>
          <w:noProof/>
          <w:sz w:val="24"/>
          <w:szCs w:val="24"/>
        </w:rPr>
        <w:t xml:space="preserve"> (</w:t>
      </w:r>
      <w:r w:rsidR="00207112">
        <w:rPr>
          <w:rFonts w:ascii="Times New Roman" w:hAnsi="Times New Roman" w:eastAsia="Times New Roman" w:cs="Times New Roman"/>
          <w:noProof/>
          <w:sz w:val="24"/>
          <w:szCs w:val="24"/>
        </w:rPr>
        <w:t>Figure</w:t>
      </w:r>
      <w:r w:rsidR="00180C42">
        <w:rPr>
          <w:rFonts w:ascii="Times New Roman" w:hAnsi="Times New Roman" w:eastAsia="Times New Roman" w:cs="Times New Roman"/>
          <w:noProof/>
          <w:sz w:val="24"/>
          <w:szCs w:val="24"/>
        </w:rPr>
        <w:t>2)</w:t>
      </w:r>
      <w:r w:rsidR="00AB0FF3">
        <w:rPr>
          <w:rFonts w:ascii="Times New Roman" w:hAnsi="Times New Roman" w:eastAsia="Times New Roman" w:cs="Times New Roman"/>
          <w:noProof/>
          <w:sz w:val="24"/>
          <w:szCs w:val="24"/>
        </w:rPr>
        <w:t>.</w:t>
      </w:r>
      <w:r w:rsidR="009E4150">
        <w:rPr>
          <w:rFonts w:ascii="Times New Roman" w:hAnsi="Times New Roman" w:eastAsia="Times New Roman" w:cs="Times New Roman"/>
          <w:noProof/>
          <w:sz w:val="24"/>
          <w:szCs w:val="24"/>
        </w:rPr>
        <w:t xml:space="preserve"> </w:t>
      </w:r>
      <w:r w:rsidR="00D51C3D">
        <w:rPr>
          <w:rFonts w:ascii="Times New Roman" w:hAnsi="Times New Roman" w:eastAsia="Times New Roman" w:cs="Times New Roman"/>
          <w:noProof/>
          <w:sz w:val="24"/>
          <w:szCs w:val="24"/>
        </w:rPr>
        <w:t>Betula’s</w:t>
      </w:r>
      <w:r w:rsidR="009E4150">
        <w:rPr>
          <w:rFonts w:ascii="Times New Roman" w:hAnsi="Times New Roman" w:eastAsia="Times New Roman" w:cs="Times New Roman"/>
          <w:noProof/>
          <w:sz w:val="24"/>
          <w:szCs w:val="24"/>
        </w:rPr>
        <w:t xml:space="preserve"> grow stoped </w:t>
      </w:r>
      <w:r w:rsidR="00D51C3D">
        <w:rPr>
          <w:rFonts w:ascii="Times New Roman" w:hAnsi="Times New Roman" w:eastAsia="Times New Roman" w:cs="Times New Roman"/>
          <w:noProof/>
          <w:sz w:val="24"/>
          <w:szCs w:val="24"/>
        </w:rPr>
        <w:t>two weeks</w:t>
      </w:r>
      <w:r w:rsidR="00AB0FF3">
        <w:rPr>
          <w:rFonts w:ascii="Times New Roman" w:hAnsi="Times New Roman" w:eastAsia="Times New Roman" w:cs="Times New Roman"/>
          <w:noProof/>
          <w:sz w:val="24"/>
          <w:szCs w:val="24"/>
        </w:rPr>
        <w:t xml:space="preserve"> later t</w:t>
      </w:r>
      <w:r w:rsidR="000521FC">
        <w:rPr>
          <w:rFonts w:ascii="Times New Roman" w:hAnsi="Times New Roman" w:eastAsia="Times New Roman" w:cs="Times New Roman"/>
          <w:noProof/>
          <w:sz w:val="24"/>
          <w:szCs w:val="24"/>
        </w:rPr>
        <w:t>han others</w:t>
      </w:r>
      <w:r w:rsidR="00B00DD3">
        <w:rPr>
          <w:rFonts w:ascii="Times New Roman" w:hAnsi="Times New Roman" w:eastAsia="Times New Roman" w:cs="Times New Roman"/>
          <w:noProof/>
          <w:sz w:val="24"/>
          <w:szCs w:val="24"/>
        </w:rPr>
        <w:t>, but variety was much less than others, possibly because they are the youngest tr</w:t>
      </w:r>
      <w:r w:rsidR="00180C42">
        <w:rPr>
          <w:rFonts w:ascii="Times New Roman" w:hAnsi="Times New Roman" w:eastAsia="Times New Roman" w:cs="Times New Roman"/>
          <w:noProof/>
          <w:sz w:val="24"/>
          <w:szCs w:val="24"/>
        </w:rPr>
        <w:t>ees among all.</w:t>
      </w:r>
      <w:r w:rsidR="00B00DD3">
        <w:rPr>
          <w:rFonts w:ascii="Times New Roman" w:hAnsi="Times New Roman" w:eastAsia="Times New Roman" w:cs="Times New Roman"/>
          <w:noProof/>
          <w:sz w:val="24"/>
          <w:szCs w:val="24"/>
        </w:rPr>
        <w:t xml:space="preserve"> </w:t>
      </w:r>
      <w:r w:rsidR="00A55798">
        <w:rPr>
          <w:rFonts w:ascii="Times New Roman" w:hAnsi="Times New Roman" w:eastAsia="Times New Roman" w:cs="Times New Roman"/>
          <w:noProof/>
          <w:sz w:val="24"/>
          <w:szCs w:val="24"/>
        </w:rPr>
        <w:t>Acer #218A0281 had different dynamics with a rapid grow in the begginnig of the investigated period and he stoped grownig month and a half earlier than others that can be explaind with it’s lowest VTA score.</w:t>
      </w:r>
      <w:r w:rsidR="00B00DD3">
        <w:rPr>
          <w:rFonts w:ascii="Times New Roman" w:hAnsi="Times New Roman" w:eastAsia="Times New Roman" w:cs="Times New Roman"/>
          <w:noProof/>
          <w:sz w:val="24"/>
          <w:szCs w:val="24"/>
        </w:rPr>
        <w:t xml:space="preserve"> </w:t>
      </w:r>
    </w:p>
    <w:p w:rsidR="00180C42" w:rsidP="00180C42" w:rsidRDefault="00180C42" w14:paraId="5189F053" w14:textId="77777777">
      <w:pPr>
        <w:spacing w:after="0"/>
        <w:jc w:val="both"/>
        <w:rPr>
          <w:rFonts w:ascii="Times New Roman" w:hAnsi="Times New Roman" w:eastAsia="Times New Roman" w:cs="Times New Roman"/>
          <w:sz w:val="24"/>
          <w:szCs w:val="24"/>
        </w:rPr>
      </w:pPr>
      <w:r>
        <w:rPr>
          <w:rFonts w:ascii="Times New Roman" w:hAnsi="Times New Roman" w:eastAsia="Times New Roman" w:cs="Times New Roman"/>
          <w:noProof/>
          <w:sz w:val="24"/>
          <w:szCs w:val="24"/>
          <w:lang w:val="ru-RU"/>
        </w:rPr>
        <w:drawing>
          <wp:inline distT="0" distB="0" distL="0" distR="0" wp14:anchorId="5E775412" wp14:editId="22E120B7">
            <wp:extent cx="5735320" cy="4308475"/>
            <wp:effectExtent l="0" t="0" r="0" b="0"/>
            <wp:docPr id="9" name="Рисунок 9" descr="Carbon_accumulation_per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arbon_accumulation_per_tre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5320" cy="4308475"/>
                    </a:xfrm>
                    <a:prstGeom prst="rect">
                      <a:avLst/>
                    </a:prstGeom>
                    <a:noFill/>
                    <a:ln>
                      <a:noFill/>
                    </a:ln>
                  </pic:spPr>
                </pic:pic>
              </a:graphicData>
            </a:graphic>
          </wp:inline>
        </w:drawing>
      </w:r>
    </w:p>
    <w:p w:rsidRPr="00A11C13" w:rsidR="00180C42" w:rsidP="00947EE5" w:rsidRDefault="00207112" w14:paraId="33D57499" w14:textId="10401616">
      <w:pPr>
        <w:spacing w:after="0"/>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Figure</w:t>
      </w:r>
      <w:r w:rsidR="00180C42">
        <w:rPr>
          <w:rFonts w:ascii="Times New Roman" w:hAnsi="Times New Roman" w:eastAsia="Times New Roman" w:cs="Times New Roman"/>
          <w:sz w:val="24"/>
          <w:szCs w:val="24"/>
        </w:rPr>
        <w:t>2. Cumulative grow of Carbon stored for each of the tree.</w:t>
      </w:r>
    </w:p>
    <w:p w:rsidR="00A55798" w:rsidP="00A55798" w:rsidRDefault="00A55798" w14:paraId="1EE6E042" w14:textId="77777777">
      <w:pPr>
        <w:spacing w:after="0"/>
        <w:ind w:firstLine="720"/>
        <w:jc w:val="both"/>
        <w:rPr>
          <w:rFonts w:ascii="Times New Roman" w:hAnsi="Times New Roman" w:eastAsia="Times New Roman" w:cs="Times New Roman"/>
          <w:noProof/>
          <w:sz w:val="24"/>
          <w:szCs w:val="24"/>
        </w:rPr>
      </w:pPr>
    </w:p>
    <w:p w:rsidRPr="00A55798" w:rsidR="00A55798" w:rsidP="00A55798" w:rsidRDefault="00A55798" w14:paraId="1A36132E" w14:textId="77777777">
      <w:pPr>
        <w:spacing w:after="0"/>
        <w:ind w:firstLine="720"/>
        <w:jc w:val="both"/>
        <w:rPr>
          <w:rFonts w:ascii="Times New Roman" w:hAnsi="Times New Roman" w:eastAsia="Times New Roman" w:cs="Times New Roman"/>
          <w:noProof/>
          <w:sz w:val="24"/>
          <w:szCs w:val="24"/>
        </w:rPr>
      </w:pPr>
      <w:r>
        <w:rPr>
          <w:rFonts w:ascii="Times New Roman" w:hAnsi="Times New Roman" w:eastAsia="Times New Roman" w:cs="Times New Roman"/>
          <w:noProof/>
          <w:sz w:val="24"/>
          <w:szCs w:val="24"/>
        </w:rPr>
        <w:t xml:space="preserve">In total the average accumalated Carbon (during half of the vegetational season) in the biomass of Acers was around 15 kg, whlie tree #218A0193 (with the biggest diameter - 47cm) riched 35 kgC. Larix accumalated about 7,5 kgC in average, and the lowest level was shown by Betula – 3kgC. The most diverse was Tillia – from 5 to almost 25 kgC that was related to the age and diameter. So, it is clear that diameter of the tree influence </w:t>
      </w:r>
      <w:r w:rsidR="00134082">
        <w:rPr>
          <w:rFonts w:ascii="Times New Roman" w:hAnsi="Times New Roman" w:eastAsia="Times New Roman" w:cs="Times New Roman"/>
          <w:noProof/>
          <w:sz w:val="24"/>
          <w:szCs w:val="24"/>
        </w:rPr>
        <w:t xml:space="preserve">greatly </w:t>
      </w:r>
      <w:r>
        <w:rPr>
          <w:rFonts w:ascii="Times New Roman" w:hAnsi="Times New Roman" w:eastAsia="Times New Roman" w:cs="Times New Roman"/>
          <w:noProof/>
          <w:sz w:val="24"/>
          <w:szCs w:val="24"/>
        </w:rPr>
        <w:t xml:space="preserve">the grow ratio and carbon sequestration as well. </w:t>
      </w:r>
    </w:p>
    <w:p w:rsidRPr="008659E7" w:rsidR="005C1798" w:rsidP="008659E7" w:rsidRDefault="00972A3F" w14:paraId="278A7EF7" w14:textId="77777777">
      <w:pPr>
        <w:pStyle w:val="a5"/>
        <w:numPr>
          <w:ilvl w:val="1"/>
          <w:numId w:val="3"/>
        </w:num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Air </w:t>
      </w:r>
      <w:r w:rsidRPr="008659E7" w:rsidR="004F45F8">
        <w:rPr>
          <w:rFonts w:ascii="Times New Roman" w:hAnsi="Times New Roman" w:eastAsia="Times New Roman" w:cs="Times New Roman"/>
          <w:sz w:val="24"/>
          <w:szCs w:val="24"/>
        </w:rPr>
        <w:t>Temperature</w:t>
      </w:r>
      <w:r>
        <w:rPr>
          <w:rFonts w:ascii="Times New Roman" w:hAnsi="Times New Roman" w:eastAsia="Times New Roman" w:cs="Times New Roman"/>
          <w:sz w:val="24"/>
          <w:szCs w:val="24"/>
        </w:rPr>
        <w:t xml:space="preserve"> and Humidity</w:t>
      </w:r>
      <w:r w:rsidRPr="008659E7" w:rsidR="004F45F8">
        <w:rPr>
          <w:rFonts w:ascii="Times New Roman" w:hAnsi="Times New Roman" w:eastAsia="Times New Roman" w:cs="Times New Roman"/>
          <w:sz w:val="24"/>
          <w:szCs w:val="24"/>
        </w:rPr>
        <w:t xml:space="preserve"> reduction. </w:t>
      </w:r>
    </w:p>
    <w:p w:rsidRPr="00E05F1D" w:rsidR="000521FC" w:rsidP="00F5280C" w:rsidRDefault="00134082" w14:paraId="07358680" w14:textId="4F3A7507">
      <w:pPr>
        <w:spacing w:after="0"/>
        <w:ind w:firstLine="720"/>
        <w:jc w:val="both"/>
        <w:rPr>
          <w:rFonts w:ascii="Times New Roman" w:hAnsi="Times New Roman" w:eastAsia="Times New Roman" w:cs="Times New Roman"/>
          <w:sz w:val="24"/>
          <w:szCs w:val="24"/>
        </w:rPr>
      </w:pPr>
      <w:r>
        <w:rPr>
          <w:rFonts w:ascii="Times New Roman" w:hAnsi="Times New Roman" w:eastAsia="Times New Roman" w:cs="Times New Roman"/>
          <w:noProof/>
          <w:sz w:val="24"/>
          <w:szCs w:val="24"/>
        </w:rPr>
        <w:t>For the global climate control it is more important to have summative storage of Carbon neither daily dinamics. But f</w:t>
      </w:r>
      <w:r>
        <w:rPr>
          <w:rFonts w:ascii="Times New Roman" w:hAnsi="Times New Roman" w:eastAsia="Times New Roman" w:cs="Times New Roman"/>
          <w:sz w:val="24"/>
          <w:szCs w:val="24"/>
        </w:rPr>
        <w:t>or the local climate control t</w:t>
      </w:r>
      <w:r w:rsidR="000521FC">
        <w:rPr>
          <w:rFonts w:ascii="Times New Roman" w:hAnsi="Times New Roman" w:eastAsia="Times New Roman" w:cs="Times New Roman"/>
          <w:sz w:val="24"/>
          <w:szCs w:val="24"/>
        </w:rPr>
        <w:t xml:space="preserve">he most important thing from ecosystem service perspective is the </w:t>
      </w:r>
      <w:r w:rsidR="00305E07">
        <w:rPr>
          <w:rFonts w:ascii="Times New Roman" w:hAnsi="Times New Roman" w:eastAsia="Times New Roman" w:cs="Times New Roman"/>
          <w:sz w:val="24"/>
          <w:szCs w:val="24"/>
        </w:rPr>
        <w:t>mitigating extreme temperatures</w:t>
      </w:r>
      <w:r>
        <w:rPr>
          <w:rFonts w:ascii="Times New Roman" w:hAnsi="Times New Roman" w:eastAsia="Times New Roman" w:cs="Times New Roman"/>
          <w:sz w:val="24"/>
          <w:szCs w:val="24"/>
        </w:rPr>
        <w:t xml:space="preserve"> and providing comfort urban microclimate</w:t>
      </w:r>
      <w:r w:rsidR="00305E07">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That is why we decided to show the average of </w:t>
      </w:r>
      <w:r w:rsidR="00305E07">
        <w:rPr>
          <w:rFonts w:ascii="Times New Roman" w:hAnsi="Times New Roman" w:eastAsia="Times New Roman" w:cs="Times New Roman"/>
          <w:sz w:val="24"/>
          <w:szCs w:val="24"/>
        </w:rPr>
        <w:t xml:space="preserve">differences </w:t>
      </w:r>
      <w:r>
        <w:rPr>
          <w:rFonts w:ascii="Times New Roman" w:hAnsi="Times New Roman" w:eastAsia="Times New Roman" w:cs="Times New Roman"/>
          <w:sz w:val="24"/>
          <w:szCs w:val="24"/>
        </w:rPr>
        <w:t>between maximum</w:t>
      </w:r>
      <w:r w:rsidR="00216FE1">
        <w:rPr>
          <w:rFonts w:ascii="Times New Roman" w:hAnsi="Times New Roman" w:eastAsia="Times New Roman" w:cs="Times New Roman"/>
          <w:sz w:val="24"/>
          <w:szCs w:val="24"/>
        </w:rPr>
        <w:t xml:space="preserve"> and minimum</w:t>
      </w:r>
      <w:r>
        <w:rPr>
          <w:rFonts w:ascii="Times New Roman" w:hAnsi="Times New Roman" w:eastAsia="Times New Roman" w:cs="Times New Roman"/>
          <w:sz w:val="24"/>
          <w:szCs w:val="24"/>
        </w:rPr>
        <w:t xml:space="preserve"> temperatures</w:t>
      </w:r>
      <w:r w:rsidR="00216FE1">
        <w:rPr>
          <w:rFonts w:ascii="Times New Roman" w:hAnsi="Times New Roman" w:eastAsia="Times New Roman" w:cs="Times New Roman"/>
          <w:sz w:val="24"/>
          <w:szCs w:val="24"/>
        </w:rPr>
        <w:t xml:space="preserve"> during the day</w:t>
      </w:r>
      <w:r>
        <w:rPr>
          <w:rFonts w:ascii="Times New Roman" w:hAnsi="Times New Roman" w:eastAsia="Times New Roman" w:cs="Times New Roman"/>
          <w:sz w:val="24"/>
          <w:szCs w:val="24"/>
        </w:rPr>
        <w:t xml:space="preserve"> </w:t>
      </w:r>
      <w:r w:rsidR="00216FE1">
        <w:rPr>
          <w:rFonts w:ascii="Times New Roman" w:hAnsi="Times New Roman" w:eastAsia="Times New Roman" w:cs="Times New Roman"/>
          <w:sz w:val="24"/>
          <w:szCs w:val="24"/>
        </w:rPr>
        <w:t xml:space="preserve">without night </w:t>
      </w:r>
      <w:r>
        <w:rPr>
          <w:rFonts w:ascii="Times New Roman" w:hAnsi="Times New Roman" w:eastAsia="Times New Roman" w:cs="Times New Roman"/>
          <w:sz w:val="24"/>
          <w:szCs w:val="24"/>
        </w:rPr>
        <w:t>outside and under the canopy (</w:t>
      </w:r>
      <w:r w:rsidR="00207112">
        <w:rPr>
          <w:rFonts w:ascii="Times New Roman" w:hAnsi="Times New Roman" w:eastAsia="Times New Roman" w:cs="Times New Roman"/>
          <w:sz w:val="24"/>
          <w:szCs w:val="24"/>
        </w:rPr>
        <w:t>Figure</w:t>
      </w:r>
      <w:r>
        <w:rPr>
          <w:rFonts w:ascii="Times New Roman" w:hAnsi="Times New Roman" w:eastAsia="Times New Roman" w:cs="Times New Roman"/>
          <w:sz w:val="24"/>
          <w:szCs w:val="24"/>
        </w:rPr>
        <w:t xml:space="preserve">3). While temperature </w:t>
      </w:r>
      <w:r w:rsidR="00216FE1">
        <w:rPr>
          <w:rFonts w:ascii="Times New Roman" w:hAnsi="Times New Roman" w:eastAsia="Times New Roman" w:cs="Times New Roman"/>
          <w:sz w:val="24"/>
          <w:szCs w:val="24"/>
        </w:rPr>
        <w:t xml:space="preserve">amplitudes </w:t>
      </w:r>
      <w:r>
        <w:rPr>
          <w:rFonts w:ascii="Times New Roman" w:hAnsi="Times New Roman" w:eastAsia="Times New Roman" w:cs="Times New Roman"/>
          <w:sz w:val="24"/>
          <w:szCs w:val="24"/>
        </w:rPr>
        <w:t xml:space="preserve">outside of the canopy (the black line) reached </w:t>
      </w:r>
      <w:r w:rsidR="00216FE1">
        <w:rPr>
          <w:rFonts w:ascii="Times New Roman" w:hAnsi="Times New Roman" w:eastAsia="Times New Roman" w:cs="Times New Roman"/>
          <w:sz w:val="24"/>
          <w:szCs w:val="24"/>
        </w:rPr>
        <w:t>maximum ten degrees in August, under the canopy this amplitude was three degrees less. All</w:t>
      </w:r>
      <w:r w:rsidRPr="00216FE1" w:rsidR="00216FE1">
        <w:rPr>
          <w:rFonts w:ascii="Times New Roman" w:hAnsi="Times New Roman" w:eastAsia="Times New Roman" w:cs="Times New Roman"/>
          <w:sz w:val="24"/>
          <w:szCs w:val="24"/>
        </w:rPr>
        <w:t xml:space="preserve"> </w:t>
      </w:r>
      <w:r w:rsidR="00216FE1">
        <w:rPr>
          <w:rFonts w:ascii="Times New Roman" w:hAnsi="Times New Roman" w:eastAsia="Times New Roman" w:cs="Times New Roman"/>
          <w:sz w:val="24"/>
          <w:szCs w:val="24"/>
        </w:rPr>
        <w:t>the</w:t>
      </w:r>
      <w:r w:rsidRPr="00216FE1" w:rsidR="00216FE1">
        <w:rPr>
          <w:rFonts w:ascii="Times New Roman" w:hAnsi="Times New Roman" w:eastAsia="Times New Roman" w:cs="Times New Roman"/>
          <w:sz w:val="24"/>
          <w:szCs w:val="24"/>
        </w:rPr>
        <w:t xml:space="preserve"> </w:t>
      </w:r>
      <w:r w:rsidR="00216FE1">
        <w:rPr>
          <w:rFonts w:ascii="Times New Roman" w:hAnsi="Times New Roman" w:eastAsia="Times New Roman" w:cs="Times New Roman"/>
          <w:sz w:val="24"/>
          <w:szCs w:val="24"/>
        </w:rPr>
        <w:t>species</w:t>
      </w:r>
      <w:r w:rsidRPr="00216FE1" w:rsidR="00216FE1">
        <w:rPr>
          <w:rFonts w:ascii="Times New Roman" w:hAnsi="Times New Roman" w:eastAsia="Times New Roman" w:cs="Times New Roman"/>
          <w:sz w:val="24"/>
          <w:szCs w:val="24"/>
        </w:rPr>
        <w:t xml:space="preserve"> </w:t>
      </w:r>
      <w:r w:rsidR="00216FE1">
        <w:rPr>
          <w:rFonts w:ascii="Times New Roman" w:hAnsi="Times New Roman" w:eastAsia="Times New Roman" w:cs="Times New Roman"/>
          <w:sz w:val="24"/>
          <w:szCs w:val="24"/>
        </w:rPr>
        <w:t>showed</w:t>
      </w:r>
      <w:r w:rsidRPr="00216FE1" w:rsidR="00216FE1">
        <w:rPr>
          <w:rFonts w:ascii="Times New Roman" w:hAnsi="Times New Roman" w:eastAsia="Times New Roman" w:cs="Times New Roman"/>
          <w:sz w:val="24"/>
          <w:szCs w:val="24"/>
        </w:rPr>
        <w:t xml:space="preserve"> </w:t>
      </w:r>
      <w:r w:rsidR="00216FE1">
        <w:rPr>
          <w:rFonts w:ascii="Times New Roman" w:hAnsi="Times New Roman" w:eastAsia="Times New Roman" w:cs="Times New Roman"/>
          <w:sz w:val="24"/>
          <w:szCs w:val="24"/>
        </w:rPr>
        <w:t>similar</w:t>
      </w:r>
      <w:r w:rsidRPr="00216FE1" w:rsidR="00216FE1">
        <w:rPr>
          <w:rFonts w:ascii="Times New Roman" w:hAnsi="Times New Roman" w:eastAsia="Times New Roman" w:cs="Times New Roman"/>
          <w:sz w:val="24"/>
          <w:szCs w:val="24"/>
        </w:rPr>
        <w:t xml:space="preserve"> </w:t>
      </w:r>
      <w:r w:rsidR="00216FE1">
        <w:rPr>
          <w:rFonts w:ascii="Times New Roman" w:hAnsi="Times New Roman" w:eastAsia="Times New Roman" w:cs="Times New Roman"/>
          <w:sz w:val="24"/>
          <w:szCs w:val="24"/>
        </w:rPr>
        <w:t>dynamics</w:t>
      </w:r>
      <w:r w:rsidRPr="00216FE1" w:rsidR="00216FE1">
        <w:rPr>
          <w:rFonts w:ascii="Times New Roman" w:hAnsi="Times New Roman" w:eastAsia="Times New Roman" w:cs="Times New Roman"/>
          <w:sz w:val="24"/>
          <w:szCs w:val="24"/>
        </w:rPr>
        <w:t xml:space="preserve"> </w:t>
      </w:r>
      <w:r w:rsidR="00216FE1">
        <w:rPr>
          <w:rFonts w:ascii="Times New Roman" w:hAnsi="Times New Roman" w:eastAsia="Times New Roman" w:cs="Times New Roman"/>
          <w:sz w:val="24"/>
          <w:szCs w:val="24"/>
        </w:rPr>
        <w:t>through</w:t>
      </w:r>
      <w:r w:rsidRPr="00216FE1" w:rsidR="00216FE1">
        <w:rPr>
          <w:rFonts w:ascii="Times New Roman" w:hAnsi="Times New Roman" w:eastAsia="Times New Roman" w:cs="Times New Roman"/>
          <w:sz w:val="24"/>
          <w:szCs w:val="24"/>
        </w:rPr>
        <w:t xml:space="preserve"> </w:t>
      </w:r>
      <w:r w:rsidR="00216FE1">
        <w:rPr>
          <w:rFonts w:ascii="Times New Roman" w:hAnsi="Times New Roman" w:eastAsia="Times New Roman" w:cs="Times New Roman"/>
          <w:sz w:val="24"/>
          <w:szCs w:val="24"/>
        </w:rPr>
        <w:t>the</w:t>
      </w:r>
      <w:r w:rsidRPr="00216FE1" w:rsidR="00216FE1">
        <w:rPr>
          <w:rFonts w:ascii="Times New Roman" w:hAnsi="Times New Roman" w:eastAsia="Times New Roman" w:cs="Times New Roman"/>
          <w:sz w:val="24"/>
          <w:szCs w:val="24"/>
        </w:rPr>
        <w:t xml:space="preserve"> </w:t>
      </w:r>
      <w:r w:rsidR="00216FE1">
        <w:rPr>
          <w:rFonts w:ascii="Times New Roman" w:hAnsi="Times New Roman" w:eastAsia="Times New Roman" w:cs="Times New Roman"/>
          <w:sz w:val="24"/>
          <w:szCs w:val="24"/>
        </w:rPr>
        <w:t>investigated</w:t>
      </w:r>
      <w:r w:rsidRPr="00216FE1" w:rsidR="00216FE1">
        <w:rPr>
          <w:rFonts w:ascii="Times New Roman" w:hAnsi="Times New Roman" w:eastAsia="Times New Roman" w:cs="Times New Roman"/>
          <w:sz w:val="24"/>
          <w:szCs w:val="24"/>
        </w:rPr>
        <w:t xml:space="preserve"> </w:t>
      </w:r>
      <w:r w:rsidR="00216FE1">
        <w:rPr>
          <w:rFonts w:ascii="Times New Roman" w:hAnsi="Times New Roman" w:eastAsia="Times New Roman" w:cs="Times New Roman"/>
          <w:sz w:val="24"/>
          <w:szCs w:val="24"/>
        </w:rPr>
        <w:t>period</w:t>
      </w:r>
      <w:r w:rsidRPr="00216FE1" w:rsidR="00216FE1">
        <w:rPr>
          <w:rFonts w:ascii="Times New Roman" w:hAnsi="Times New Roman" w:eastAsia="Times New Roman" w:cs="Times New Roman"/>
          <w:sz w:val="24"/>
          <w:szCs w:val="24"/>
        </w:rPr>
        <w:t xml:space="preserve">, </w:t>
      </w:r>
      <w:r w:rsidR="00216FE1">
        <w:rPr>
          <w:rFonts w:ascii="Times New Roman" w:hAnsi="Times New Roman" w:eastAsia="Times New Roman" w:cs="Times New Roman"/>
          <w:sz w:val="24"/>
          <w:szCs w:val="24"/>
        </w:rPr>
        <w:t>but</w:t>
      </w:r>
      <w:r w:rsidRPr="00216FE1" w:rsidR="00216FE1">
        <w:rPr>
          <w:rFonts w:ascii="Times New Roman" w:hAnsi="Times New Roman" w:eastAsia="Times New Roman" w:cs="Times New Roman"/>
          <w:sz w:val="24"/>
          <w:szCs w:val="24"/>
        </w:rPr>
        <w:t xml:space="preserve"> under the larch </w:t>
      </w:r>
      <w:r w:rsidR="00216FE1">
        <w:rPr>
          <w:rFonts w:ascii="Times New Roman" w:hAnsi="Times New Roman" w:eastAsia="Times New Roman" w:cs="Times New Roman"/>
          <w:sz w:val="24"/>
          <w:szCs w:val="24"/>
        </w:rPr>
        <w:t>canopies it was hotter</w:t>
      </w:r>
      <w:r w:rsidRPr="00216FE1" w:rsidR="00216FE1">
        <w:rPr>
          <w:rFonts w:ascii="Times New Roman" w:hAnsi="Times New Roman" w:eastAsia="Times New Roman" w:cs="Times New Roman"/>
          <w:sz w:val="24"/>
          <w:szCs w:val="24"/>
        </w:rPr>
        <w:t xml:space="preserve">, which is most likely due to the height of the crown, </w:t>
      </w:r>
      <w:r w:rsidRPr="00216FE1" w:rsidR="00216FE1">
        <w:rPr>
          <w:rFonts w:ascii="Times New Roman" w:hAnsi="Times New Roman" w:eastAsia="Times New Roman" w:cs="Times New Roman"/>
          <w:sz w:val="24"/>
          <w:szCs w:val="24"/>
        </w:rPr>
        <w:lastRenderedPageBreak/>
        <w:t xml:space="preserve">which is slightly higher than </w:t>
      </w:r>
      <w:r w:rsidR="00216FE1">
        <w:rPr>
          <w:rFonts w:ascii="Times New Roman" w:hAnsi="Times New Roman" w:eastAsia="Times New Roman" w:cs="Times New Roman"/>
          <w:sz w:val="24"/>
          <w:szCs w:val="24"/>
        </w:rPr>
        <w:t>of others</w:t>
      </w:r>
      <w:r w:rsidRPr="00216FE1" w:rsidR="00216FE1">
        <w:rPr>
          <w:rFonts w:ascii="Times New Roman" w:hAnsi="Times New Roman" w:eastAsia="Times New Roman" w:cs="Times New Roman"/>
          <w:sz w:val="24"/>
          <w:szCs w:val="24"/>
        </w:rPr>
        <w:t>.</w:t>
      </w:r>
      <w:r w:rsidR="00E05F1D">
        <w:rPr>
          <w:rFonts w:ascii="Times New Roman" w:hAnsi="Times New Roman" w:eastAsia="Times New Roman" w:cs="Times New Roman"/>
          <w:sz w:val="24"/>
          <w:szCs w:val="24"/>
        </w:rPr>
        <w:t xml:space="preserve"> And also in the late autumn after the </w:t>
      </w:r>
      <w:r w:rsidRPr="00E05F1D" w:rsidR="00E05F1D">
        <w:rPr>
          <w:rFonts w:ascii="Times New Roman" w:hAnsi="Times New Roman" w:eastAsia="Times New Roman" w:cs="Times New Roman"/>
          <w:sz w:val="24"/>
          <w:szCs w:val="24"/>
        </w:rPr>
        <w:t xml:space="preserve">defoliation </w:t>
      </w:r>
      <w:r w:rsidR="00E05F1D">
        <w:rPr>
          <w:rFonts w:ascii="Times New Roman" w:hAnsi="Times New Roman" w:eastAsia="Times New Roman" w:cs="Times New Roman"/>
          <w:sz w:val="24"/>
          <w:szCs w:val="24"/>
        </w:rPr>
        <w:t>and due to the decrease of the air temperature this mitigating heat effect was not observed.</w:t>
      </w:r>
    </w:p>
    <w:p w:rsidR="000521FC" w:rsidP="000521FC" w:rsidRDefault="000521FC" w14:paraId="2B759BE4" w14:textId="77777777">
      <w:pPr>
        <w:spacing w:after="0"/>
        <w:rPr>
          <w:rFonts w:ascii="Times New Roman" w:hAnsi="Times New Roman" w:eastAsia="Times New Roman" w:cs="Times New Roman"/>
          <w:sz w:val="24"/>
          <w:szCs w:val="24"/>
        </w:rPr>
      </w:pPr>
      <w:r>
        <w:rPr>
          <w:rFonts w:ascii="Times New Roman" w:hAnsi="Times New Roman" w:eastAsia="Times New Roman" w:cs="Times New Roman"/>
          <w:noProof/>
          <w:sz w:val="24"/>
          <w:szCs w:val="24"/>
          <w:lang w:val="ru-RU"/>
        </w:rPr>
        <w:drawing>
          <wp:inline distT="0" distB="0" distL="0" distR="0" wp14:anchorId="31B0CEB8" wp14:editId="66F73232">
            <wp:extent cx="6108586" cy="4579315"/>
            <wp:effectExtent l="0" t="0" r="6985" b="0"/>
            <wp:docPr id="6" name="Рисунок 6" descr="Maximum_temperature_difference_inside_day_per_spe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ximum_temperature_difference_inside_day_per_speci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8769" cy="4579452"/>
                    </a:xfrm>
                    <a:prstGeom prst="rect">
                      <a:avLst/>
                    </a:prstGeom>
                    <a:noFill/>
                    <a:ln>
                      <a:noFill/>
                    </a:ln>
                  </pic:spPr>
                </pic:pic>
              </a:graphicData>
            </a:graphic>
          </wp:inline>
        </w:drawing>
      </w:r>
    </w:p>
    <w:p w:rsidR="00E05F1D" w:rsidP="00D12ABE" w:rsidRDefault="00207112" w14:paraId="59EA46EE" w14:textId="29C3730E">
      <w:pPr>
        <w:spacing w:after="0"/>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Figure</w:t>
      </w:r>
      <w:commentRangeStart w:id="275"/>
      <w:r w:rsidR="00E05F1D">
        <w:rPr>
          <w:rFonts w:ascii="Times New Roman" w:hAnsi="Times New Roman" w:eastAsia="Times New Roman" w:cs="Times New Roman"/>
          <w:sz w:val="24"/>
          <w:szCs w:val="24"/>
        </w:rPr>
        <w:t xml:space="preserve">3. </w:t>
      </w:r>
      <w:commentRangeEnd w:id="275"/>
      <w:r w:rsidR="00E05F1D">
        <w:rPr>
          <w:rStyle w:val="a7"/>
        </w:rPr>
        <w:commentReference w:id="275"/>
      </w:r>
    </w:p>
    <w:p w:rsidR="00947EE5" w:rsidP="00730F1A" w:rsidRDefault="00947EE5" w14:paraId="0BAFEEC8" w14:textId="77777777">
      <w:pPr>
        <w:spacing w:after="0"/>
        <w:ind w:firstLine="720"/>
        <w:jc w:val="both"/>
        <w:rPr>
          <w:rFonts w:ascii="Times New Roman" w:hAnsi="Times New Roman" w:eastAsia="Times New Roman" w:cs="Times New Roman"/>
          <w:sz w:val="24"/>
          <w:szCs w:val="24"/>
        </w:rPr>
      </w:pPr>
    </w:p>
    <w:p w:rsidR="00730F1A" w:rsidP="00730F1A" w:rsidRDefault="00E05F1D" w14:paraId="77682BB8" w14:textId="77777777">
      <w:pPr>
        <w:spacing w:after="0"/>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Our results </w:t>
      </w:r>
      <w:r w:rsidRPr="00F5280C" w:rsidR="00F5280C">
        <w:rPr>
          <w:rFonts w:ascii="Times New Roman" w:hAnsi="Times New Roman" w:eastAsia="Times New Roman" w:cs="Times New Roman"/>
          <w:sz w:val="24"/>
          <w:szCs w:val="24"/>
        </w:rPr>
        <w:t>(</w:t>
      </w:r>
      <w:r w:rsidR="00F5280C">
        <w:rPr>
          <w:rFonts w:ascii="Times New Roman" w:hAnsi="Times New Roman" w:eastAsia="Times New Roman" w:cs="Times New Roman"/>
          <w:sz w:val="24"/>
          <w:szCs w:val="24"/>
        </w:rPr>
        <w:t xml:space="preserve">annex 1) </w:t>
      </w:r>
      <w:r>
        <w:rPr>
          <w:rFonts w:ascii="Times New Roman" w:hAnsi="Times New Roman" w:eastAsia="Times New Roman" w:cs="Times New Roman"/>
          <w:sz w:val="24"/>
          <w:szCs w:val="24"/>
        </w:rPr>
        <w:t>show that temperature under the canopies was lower (with average reduction on two-three degrees)</w:t>
      </w:r>
      <w:r w:rsidRPr="00E05F1D">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during day time, while during </w:t>
      </w:r>
      <w:r w:rsidR="005C1798">
        <w:rPr>
          <w:rFonts w:ascii="Times New Roman" w:hAnsi="Times New Roman" w:eastAsia="Times New Roman" w:cs="Times New Roman"/>
          <w:sz w:val="24"/>
          <w:szCs w:val="24"/>
        </w:rPr>
        <w:t xml:space="preserve">the night the temperature under the canopy </w:t>
      </w:r>
      <w:r w:rsidR="00D51C3D">
        <w:rPr>
          <w:rFonts w:ascii="Times New Roman" w:hAnsi="Times New Roman" w:eastAsia="Times New Roman" w:cs="Times New Roman"/>
          <w:sz w:val="24"/>
          <w:szCs w:val="24"/>
        </w:rPr>
        <w:t>was</w:t>
      </w:r>
      <w:r w:rsidR="005C1798">
        <w:rPr>
          <w:rFonts w:ascii="Times New Roman" w:hAnsi="Times New Roman" w:eastAsia="Times New Roman" w:cs="Times New Roman"/>
          <w:sz w:val="24"/>
          <w:szCs w:val="24"/>
        </w:rPr>
        <w:t xml:space="preserve"> higher </w:t>
      </w:r>
      <w:r w:rsidR="009300B3">
        <w:rPr>
          <w:rFonts w:ascii="Times New Roman" w:hAnsi="Times New Roman" w:eastAsia="Times New Roman" w:cs="Times New Roman"/>
          <w:sz w:val="24"/>
          <w:szCs w:val="24"/>
        </w:rPr>
        <w:t>(but not more than one</w:t>
      </w:r>
      <w:r w:rsidR="005C1798">
        <w:rPr>
          <w:rFonts w:ascii="Times New Roman" w:hAnsi="Times New Roman" w:eastAsia="Times New Roman" w:cs="Times New Roman"/>
          <w:sz w:val="24"/>
          <w:szCs w:val="24"/>
        </w:rPr>
        <w:t xml:space="preserve"> degree) than surroundings. </w:t>
      </w:r>
      <w:r w:rsidR="00D51C3D">
        <w:rPr>
          <w:rFonts w:ascii="Times New Roman" w:hAnsi="Times New Roman" w:eastAsia="Times New Roman" w:cs="Times New Roman"/>
          <w:sz w:val="24"/>
          <w:szCs w:val="24"/>
        </w:rPr>
        <w:t>T</w:t>
      </w:r>
      <w:r w:rsidR="009300B3">
        <w:rPr>
          <w:rFonts w:ascii="Times New Roman" w:hAnsi="Times New Roman" w:eastAsia="Times New Roman" w:cs="Times New Roman"/>
          <w:sz w:val="24"/>
          <w:szCs w:val="24"/>
        </w:rPr>
        <w:t xml:space="preserve">here </w:t>
      </w:r>
      <w:r w:rsidR="00D51C3D">
        <w:rPr>
          <w:rFonts w:ascii="Times New Roman" w:hAnsi="Times New Roman" w:eastAsia="Times New Roman" w:cs="Times New Roman"/>
          <w:sz w:val="24"/>
          <w:szCs w:val="24"/>
        </w:rPr>
        <w:t>were</w:t>
      </w:r>
      <w:r w:rsidR="009300B3">
        <w:rPr>
          <w:rFonts w:ascii="Times New Roman" w:hAnsi="Times New Roman" w:eastAsia="Times New Roman" w:cs="Times New Roman"/>
          <w:sz w:val="24"/>
          <w:szCs w:val="24"/>
        </w:rPr>
        <w:t xml:space="preserve"> no significant differences between </w:t>
      </w:r>
      <w:r>
        <w:rPr>
          <w:rFonts w:ascii="Times New Roman" w:hAnsi="Times New Roman" w:eastAsia="Times New Roman" w:cs="Times New Roman"/>
          <w:sz w:val="24"/>
          <w:szCs w:val="24"/>
        </w:rPr>
        <w:t>this dynamics shown by species</w:t>
      </w:r>
      <w:r w:rsidR="009300B3">
        <w:rPr>
          <w:rFonts w:ascii="Times New Roman" w:hAnsi="Times New Roman" w:eastAsia="Times New Roman" w:cs="Times New Roman"/>
          <w:sz w:val="24"/>
          <w:szCs w:val="24"/>
        </w:rPr>
        <w:t>.</w:t>
      </w:r>
      <w:r>
        <w:rPr>
          <w:rFonts w:ascii="Times New Roman" w:hAnsi="Times New Roman" w:eastAsia="Times New Roman" w:cs="Times New Roman"/>
          <w:sz w:val="24"/>
          <w:szCs w:val="24"/>
        </w:rPr>
        <w:t xml:space="preserve"> But if we look at the average monthly differences – there are noticeable levels of the temperature reduction by the different species. During July the amplitude of dT associated with Betula was lower than Acer, while Larix and Tillia show the same results in a middle. In august </w:t>
      </w:r>
      <w:r w:rsidR="007B5295">
        <w:rPr>
          <w:rFonts w:ascii="Times New Roman" w:hAnsi="Times New Roman" w:eastAsia="Times New Roman" w:cs="Times New Roman"/>
          <w:sz w:val="24"/>
          <w:szCs w:val="24"/>
        </w:rPr>
        <w:t xml:space="preserve">the “leadership” in this indicator was taken by Larix. It’s very interesting, that during night time in September Larix was dissipating heat much higher than others – dT was around 1,5 C degrees. And in October there was a vice versa situation when temperature under the canopies during day time was higher than outside of the canopy, and lower during the nights. </w:t>
      </w:r>
      <w:r w:rsidRPr="007B5295" w:rsidR="00730F1A">
        <w:rPr>
          <w:rFonts w:ascii="Times New Roman" w:hAnsi="Times New Roman" w:eastAsia="Times New Roman" w:cs="Times New Roman"/>
          <w:sz w:val="24"/>
          <w:szCs w:val="24"/>
        </w:rPr>
        <w:t>This once again confirm</w:t>
      </w:r>
      <w:r w:rsidR="00730F1A">
        <w:rPr>
          <w:rFonts w:ascii="Times New Roman" w:hAnsi="Times New Roman" w:eastAsia="Times New Roman" w:cs="Times New Roman"/>
          <w:sz w:val="24"/>
          <w:szCs w:val="24"/>
        </w:rPr>
        <w:t>ed</w:t>
      </w:r>
      <w:r w:rsidRPr="007B5295" w:rsidR="00730F1A">
        <w:rPr>
          <w:rFonts w:ascii="Times New Roman" w:hAnsi="Times New Roman" w:eastAsia="Times New Roman" w:cs="Times New Roman"/>
          <w:sz w:val="24"/>
          <w:szCs w:val="24"/>
        </w:rPr>
        <w:t xml:space="preserve"> the thesis that temporal dynamics are very important</w:t>
      </w:r>
      <w:r w:rsidR="00730F1A">
        <w:rPr>
          <w:rFonts w:ascii="Times New Roman" w:hAnsi="Times New Roman" w:eastAsia="Times New Roman" w:cs="Times New Roman"/>
          <w:sz w:val="24"/>
          <w:szCs w:val="24"/>
        </w:rPr>
        <w:t xml:space="preserve"> for interpretation</w:t>
      </w:r>
      <w:r w:rsidRPr="007B5295" w:rsidR="00730F1A">
        <w:rPr>
          <w:rFonts w:ascii="Times New Roman" w:hAnsi="Times New Roman" w:eastAsia="Times New Roman" w:cs="Times New Roman"/>
          <w:sz w:val="24"/>
          <w:szCs w:val="24"/>
        </w:rPr>
        <w:t>, both daily and seasonal.</w:t>
      </w:r>
    </w:p>
    <w:p w:rsidRPr="00730F1A" w:rsidR="00E6034C" w:rsidP="00730F1A" w:rsidRDefault="00F5280C" w14:paraId="72623378" w14:textId="77777777">
      <w:pPr>
        <w:spacing w:after="0"/>
        <w:ind w:firstLine="720"/>
        <w:jc w:val="both"/>
        <w:rPr>
          <w:rFonts w:ascii="Times New Roman" w:hAnsi="Times New Roman" w:eastAsia="Times New Roman" w:cs="Times New Roman"/>
          <w:sz w:val="24"/>
          <w:szCs w:val="24"/>
        </w:rPr>
      </w:pPr>
      <w:commentRangeStart w:id="276"/>
      <w:r>
        <w:rPr>
          <w:rFonts w:ascii="Times New Roman" w:hAnsi="Times New Roman" w:eastAsia="Times New Roman" w:cs="Times New Roman"/>
          <w:sz w:val="24"/>
          <w:szCs w:val="24"/>
        </w:rPr>
        <w:t>The average differences between the air relative humidity under and outside of the canopy were not more than 20%</w:t>
      </w:r>
      <w:r w:rsidR="00730F1A">
        <w:rPr>
          <w:rFonts w:ascii="Times New Roman" w:hAnsi="Times New Roman" w:eastAsia="Times New Roman" w:cs="Times New Roman"/>
          <w:sz w:val="24"/>
          <w:szCs w:val="24"/>
        </w:rPr>
        <w:t xml:space="preserve"> (annex 2)</w:t>
      </w:r>
      <w:r>
        <w:rPr>
          <w:rFonts w:ascii="Times New Roman" w:hAnsi="Times New Roman" w:eastAsia="Times New Roman" w:cs="Times New Roman"/>
          <w:sz w:val="24"/>
          <w:szCs w:val="24"/>
        </w:rPr>
        <w:t xml:space="preserve">. In </w:t>
      </w:r>
      <w:r w:rsidR="00730F1A">
        <w:rPr>
          <w:rFonts w:ascii="Times New Roman" w:hAnsi="Times New Roman" w:eastAsia="Times New Roman" w:cs="Times New Roman"/>
          <w:sz w:val="24"/>
          <w:szCs w:val="24"/>
        </w:rPr>
        <w:t>a</w:t>
      </w:r>
      <w:r>
        <w:rPr>
          <w:rFonts w:ascii="Times New Roman" w:hAnsi="Times New Roman" w:eastAsia="Times New Roman" w:cs="Times New Roman"/>
          <w:sz w:val="24"/>
          <w:szCs w:val="24"/>
        </w:rPr>
        <w:t xml:space="preserve"> day time </w:t>
      </w:r>
      <w:r w:rsidR="00730F1A">
        <w:rPr>
          <w:rFonts w:ascii="Times New Roman" w:hAnsi="Times New Roman" w:eastAsia="Times New Roman" w:cs="Times New Roman"/>
          <w:sz w:val="24"/>
          <w:szCs w:val="24"/>
        </w:rPr>
        <w:t>trees made air more humid, while during nights they reduced humidity. There were no seasonal changes through months, even no significant difference between species.</w:t>
      </w:r>
      <w:r w:rsidRPr="00730F1A" w:rsidR="00730F1A">
        <w:rPr>
          <w:rFonts w:ascii="Times New Roman" w:hAnsi="Times New Roman" w:eastAsia="Times New Roman" w:cs="Times New Roman"/>
          <w:sz w:val="24"/>
          <w:szCs w:val="24"/>
        </w:rPr>
        <w:t xml:space="preserve"> </w:t>
      </w:r>
      <w:r w:rsidR="00730F1A">
        <w:rPr>
          <w:rFonts w:ascii="Times New Roman" w:hAnsi="Times New Roman" w:eastAsia="Times New Roman" w:cs="Times New Roman"/>
          <w:sz w:val="24"/>
          <w:szCs w:val="24"/>
        </w:rPr>
        <w:t>We can only see the sinusoid line with delay in time as a result of functioning process of the transpiration.</w:t>
      </w:r>
      <w:commentRangeEnd w:id="276"/>
      <w:r w:rsidR="00730F1A">
        <w:rPr>
          <w:rStyle w:val="a7"/>
        </w:rPr>
        <w:commentReference w:id="276"/>
      </w:r>
    </w:p>
    <w:p w:rsidRPr="008659E7" w:rsidR="00321759" w:rsidP="008659E7" w:rsidRDefault="00D56879" w14:paraId="3C5D65B9" w14:textId="77777777">
      <w:pPr>
        <w:pStyle w:val="a5"/>
        <w:numPr>
          <w:ilvl w:val="1"/>
          <w:numId w:val="3"/>
        </w:numPr>
        <w:spacing w:after="0"/>
        <w:rPr>
          <w:rFonts w:ascii="Times New Roman" w:hAnsi="Times New Roman" w:eastAsia="Times New Roman" w:cs="Times New Roman"/>
          <w:sz w:val="24"/>
          <w:szCs w:val="24"/>
        </w:rPr>
      </w:pPr>
      <w:r w:rsidRPr="008659E7">
        <w:rPr>
          <w:rFonts w:ascii="Times New Roman" w:hAnsi="Times New Roman" w:eastAsia="Times New Roman" w:cs="Times New Roman"/>
          <w:sz w:val="24"/>
          <w:szCs w:val="24"/>
        </w:rPr>
        <w:t>Evapotranspiration</w:t>
      </w:r>
    </w:p>
    <w:p w:rsidR="004438A4" w:rsidP="00AC0807" w:rsidRDefault="00683D4D" w14:paraId="66145008" w14:textId="0B22E80F">
      <w:pPr>
        <w:spacing w:after="0"/>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As it is well known that transpiration daily looks like sinusoid we decided to show here the cumulative transpired amount of water compared to possible water coming with a rain on the area around the tree</w:t>
      </w:r>
      <w:r w:rsidR="00947EE5">
        <w:rPr>
          <w:rFonts w:ascii="Times New Roman" w:hAnsi="Times New Roman" w:eastAsia="Times New Roman" w:cs="Times New Roman"/>
          <w:sz w:val="24"/>
          <w:szCs w:val="24"/>
        </w:rPr>
        <w:t xml:space="preserve"> (</w:t>
      </w:r>
      <w:r w:rsidR="00207112">
        <w:rPr>
          <w:rFonts w:ascii="Times New Roman" w:hAnsi="Times New Roman" w:eastAsia="Times New Roman" w:cs="Times New Roman"/>
          <w:sz w:val="24"/>
          <w:szCs w:val="24"/>
        </w:rPr>
        <w:t>Figure</w:t>
      </w:r>
      <w:r w:rsidR="00947EE5">
        <w:rPr>
          <w:rFonts w:ascii="Times New Roman" w:hAnsi="Times New Roman" w:eastAsia="Times New Roman" w:cs="Times New Roman"/>
          <w:sz w:val="24"/>
          <w:szCs w:val="24"/>
        </w:rPr>
        <w:t>4)</w:t>
      </w:r>
      <w:r>
        <w:rPr>
          <w:rFonts w:ascii="Times New Roman" w:hAnsi="Times New Roman" w:eastAsia="Times New Roman" w:cs="Times New Roman"/>
          <w:sz w:val="24"/>
          <w:szCs w:val="24"/>
        </w:rPr>
        <w:t xml:space="preserve">. From the ecosystem services perspective it means the possibility of a tree </w:t>
      </w:r>
      <w:r>
        <w:rPr>
          <w:rFonts w:ascii="Times New Roman" w:hAnsi="Times New Roman" w:eastAsia="Times New Roman" w:cs="Times New Roman"/>
          <w:sz w:val="24"/>
          <w:szCs w:val="24"/>
        </w:rPr>
        <w:lastRenderedPageBreak/>
        <w:t xml:space="preserve">to serve as a sewage system to mitigate flooding from rains. Our results show that Acers </w:t>
      </w:r>
      <w:r w:rsidR="000C27A7">
        <w:rPr>
          <w:rFonts w:ascii="Times New Roman" w:hAnsi="Times New Roman" w:eastAsia="Times New Roman" w:cs="Times New Roman"/>
          <w:sz w:val="24"/>
          <w:szCs w:val="24"/>
        </w:rPr>
        <w:t>reduced 3-7 m3 of water through the investigated period, while Betulas – only one to three m3. And again this clearly depends on the tree size. In general this process seemed to be linear, but there were several noticeable deviations</w:t>
      </w:r>
      <w:r w:rsidR="00AC0807">
        <w:rPr>
          <w:rFonts w:ascii="Times New Roman" w:hAnsi="Times New Roman" w:eastAsia="Times New Roman" w:cs="Times New Roman"/>
          <w:sz w:val="24"/>
          <w:szCs w:val="24"/>
        </w:rPr>
        <w:t xml:space="preserve"> (if not to take into account that s</w:t>
      </w:r>
      <w:r w:rsidR="00AC0807">
        <w:rPr>
          <w:rFonts w:ascii="Times New Roman" w:hAnsi="Times New Roman" w:eastAsia="Times New Roman" w:cs="Times New Roman"/>
          <w:color w:val="000000"/>
          <w:sz w:val="24"/>
          <w:szCs w:val="24"/>
        </w:rPr>
        <w:t xml:space="preserve">ome gaps in data are seen clearly on graphs). </w:t>
      </w:r>
      <w:r w:rsidRPr="000C27A7" w:rsidR="000C27A7">
        <w:rPr>
          <w:rFonts w:ascii="Times New Roman" w:hAnsi="Times New Roman" w:eastAsia="Times New Roman" w:cs="Times New Roman"/>
          <w:sz w:val="24"/>
          <w:szCs w:val="24"/>
        </w:rPr>
        <w:t>Two trees Betula #</w:t>
      </w:r>
      <w:r w:rsidRPr="00AC0807" w:rsidR="000C27A7">
        <w:rPr>
          <w:rFonts w:ascii="Times New Roman" w:hAnsi="Times New Roman" w:eastAsia="Times New Roman" w:cs="Times New Roman"/>
          <w:color w:val="000000"/>
          <w:sz w:val="24"/>
          <w:szCs w:val="24"/>
        </w:rPr>
        <w:t>218A0088</w:t>
      </w:r>
      <w:r w:rsidRPr="000C27A7" w:rsidR="000C27A7">
        <w:rPr>
          <w:rFonts w:ascii="Times New Roman" w:hAnsi="Times New Roman" w:eastAsia="Times New Roman" w:cs="Times New Roman"/>
          <w:color w:val="000000"/>
          <w:sz w:val="24"/>
          <w:szCs w:val="24"/>
        </w:rPr>
        <w:t xml:space="preserve"> and Tillia #</w:t>
      </w:r>
      <w:r w:rsidRPr="00AC0807" w:rsidR="000C27A7">
        <w:rPr>
          <w:rFonts w:ascii="Times New Roman" w:hAnsi="Times New Roman" w:eastAsia="Times New Roman" w:cs="Times New Roman"/>
          <w:color w:val="000000"/>
          <w:sz w:val="24"/>
          <w:szCs w:val="24"/>
        </w:rPr>
        <w:t>218A0248</w:t>
      </w:r>
      <w:r w:rsidR="000C27A7">
        <w:rPr>
          <w:rFonts w:ascii="Times New Roman" w:hAnsi="Times New Roman" w:eastAsia="Times New Roman" w:cs="Times New Roman"/>
          <w:color w:val="000000"/>
          <w:sz w:val="24"/>
          <w:szCs w:val="24"/>
        </w:rPr>
        <w:t xml:space="preserve"> </w:t>
      </w:r>
      <w:r w:rsidR="00AC0807">
        <w:rPr>
          <w:rFonts w:ascii="Times New Roman" w:hAnsi="Times New Roman" w:eastAsia="Times New Roman" w:cs="Times New Roman"/>
          <w:color w:val="000000"/>
          <w:sz w:val="24"/>
          <w:szCs w:val="24"/>
        </w:rPr>
        <w:t>had no growth of this indicator that possibly could be explain by some problems with sensors, thus it is better not to take them into account. But if we assume that evapotranspiration depends on the diameter it should be no crossing lines on graph. It is clear that Acer #</w:t>
      </w:r>
      <w:r w:rsidRPr="00AC0807" w:rsidR="00AC0807">
        <w:rPr>
          <w:rFonts w:ascii="Times New Roman" w:hAnsi="Times New Roman" w:eastAsia="Times New Roman" w:cs="Times New Roman"/>
          <w:color w:val="000000"/>
          <w:sz w:val="24"/>
          <w:szCs w:val="24"/>
        </w:rPr>
        <w:t>218A0262</w:t>
      </w:r>
      <w:r w:rsidR="00AC0807">
        <w:rPr>
          <w:rFonts w:ascii="Times New Roman" w:hAnsi="Times New Roman" w:eastAsia="Times New Roman" w:cs="Times New Roman"/>
          <w:color w:val="000000"/>
          <w:sz w:val="24"/>
          <w:szCs w:val="24"/>
        </w:rPr>
        <w:t xml:space="preserve"> and #</w:t>
      </w:r>
      <w:r w:rsidRPr="00AC0807" w:rsidR="00AC0807">
        <w:rPr>
          <w:rFonts w:ascii="Times New Roman" w:hAnsi="Times New Roman" w:eastAsia="Times New Roman" w:cs="Times New Roman"/>
          <w:color w:val="000000"/>
          <w:sz w:val="24"/>
          <w:szCs w:val="24"/>
        </w:rPr>
        <w:t>218A0281</w:t>
      </w:r>
      <w:r w:rsidR="00AC0807">
        <w:rPr>
          <w:rFonts w:ascii="Times New Roman" w:hAnsi="Times New Roman" w:eastAsia="Times New Roman" w:cs="Times New Roman"/>
          <w:color w:val="000000"/>
          <w:sz w:val="24"/>
          <w:szCs w:val="24"/>
        </w:rPr>
        <w:t xml:space="preserve"> </w:t>
      </w:r>
      <w:r w:rsidR="007F2074">
        <w:rPr>
          <w:rFonts w:ascii="Times New Roman" w:hAnsi="Times New Roman" w:eastAsia="Times New Roman" w:cs="Times New Roman"/>
          <w:color w:val="000000"/>
          <w:sz w:val="24"/>
          <w:szCs w:val="24"/>
        </w:rPr>
        <w:t xml:space="preserve">went hand by hand and after 260 day of a year one of them slowed down, while other became more active. Acer #281 has lower VTA score and higher diameter but he is standing in a group inside the square, while Acer #262 is standing on the edge, so maybe he was under a higher anthropogenic pressure. </w:t>
      </w:r>
      <w:r w:rsidR="00AC0807">
        <w:rPr>
          <w:rFonts w:ascii="Times New Roman" w:hAnsi="Times New Roman" w:eastAsia="Times New Roman" w:cs="Times New Roman"/>
          <w:color w:val="000000"/>
          <w:sz w:val="24"/>
          <w:szCs w:val="24"/>
        </w:rPr>
        <w:t>But it’s very strange that Acer #</w:t>
      </w:r>
      <w:r w:rsidRPr="00AC0807" w:rsidR="00AC0807">
        <w:rPr>
          <w:rFonts w:ascii="Times New Roman" w:hAnsi="Times New Roman" w:eastAsia="Times New Roman" w:cs="Times New Roman"/>
          <w:color w:val="000000"/>
          <w:sz w:val="24"/>
          <w:szCs w:val="24"/>
        </w:rPr>
        <w:t>218A0077</w:t>
      </w:r>
      <w:r w:rsidR="00AC0807">
        <w:rPr>
          <w:rFonts w:ascii="Times New Roman" w:hAnsi="Times New Roman" w:eastAsia="Times New Roman" w:cs="Times New Roman"/>
          <w:color w:val="000000"/>
          <w:sz w:val="24"/>
          <w:szCs w:val="24"/>
        </w:rPr>
        <w:t xml:space="preserve"> had a rapid increase in transpiration in November and we do not know why it is so.</w:t>
      </w:r>
      <w:r w:rsidRPr="007F2074" w:rsidR="007F2074">
        <w:rPr>
          <w:rFonts w:ascii="Times New Roman" w:hAnsi="Times New Roman" w:eastAsia="Times New Roman" w:cs="Times New Roman"/>
          <w:sz w:val="24"/>
          <w:szCs w:val="24"/>
        </w:rPr>
        <w:t xml:space="preserve"> </w:t>
      </w:r>
      <w:r w:rsidR="007F2074">
        <w:rPr>
          <w:rFonts w:ascii="Times New Roman" w:hAnsi="Times New Roman" w:eastAsia="Times New Roman" w:cs="Times New Roman"/>
          <w:sz w:val="24"/>
          <w:szCs w:val="24"/>
        </w:rPr>
        <w:t xml:space="preserve">On the other hand there were no significant respond to the heavy rains. </w:t>
      </w:r>
      <w:r w:rsidR="00947EE5">
        <w:rPr>
          <w:rFonts w:ascii="Times New Roman" w:hAnsi="Times New Roman" w:eastAsia="Times New Roman" w:cs="Times New Roman"/>
          <w:sz w:val="24"/>
          <w:szCs w:val="24"/>
        </w:rPr>
        <w:t>But in general we can say that from 10 to 60% of water coming with the rains can be removed via tree.</w:t>
      </w:r>
    </w:p>
    <w:p w:rsidR="004438A4" w:rsidP="00AC0807" w:rsidRDefault="00A44E5E" w14:paraId="344F3D57" w14:textId="015596D5">
      <w:pPr>
        <w:spacing w:after="0"/>
        <w:jc w:val="both"/>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0" distB="0" distL="0" distR="0" wp14:anchorId="344DA1B3" wp14:editId="64EA0884">
            <wp:extent cx="5939790" cy="4455160"/>
            <wp:effectExtent l="0" t="0" r="3810" b="2540"/>
            <wp:docPr id="14" name="Рисунок 1" descr="Transpiration_vs_precipitation_cum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piration_vs_precipitation_cumul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inline>
        </w:drawing>
      </w:r>
    </w:p>
    <w:p w:rsidR="00683D4D" w:rsidP="00947EE5" w:rsidRDefault="00207112" w14:paraId="5EF104CD" w14:textId="20BC5458">
      <w:pPr>
        <w:spacing w:after="0"/>
        <w:ind w:firstLine="540"/>
        <w:rPr>
          <w:rFonts w:ascii="Times New Roman" w:hAnsi="Times New Roman" w:eastAsia="Times New Roman" w:cs="Times New Roman"/>
          <w:sz w:val="24"/>
          <w:szCs w:val="24"/>
        </w:rPr>
      </w:pPr>
      <w:r>
        <w:rPr>
          <w:rFonts w:ascii="Times New Roman" w:hAnsi="Times New Roman" w:eastAsia="Times New Roman" w:cs="Times New Roman"/>
          <w:sz w:val="24"/>
          <w:szCs w:val="24"/>
        </w:rPr>
        <w:t>Figure</w:t>
      </w:r>
      <w:r w:rsidR="00947EE5">
        <w:rPr>
          <w:rFonts w:ascii="Times New Roman" w:hAnsi="Times New Roman" w:eastAsia="Times New Roman" w:cs="Times New Roman"/>
          <w:sz w:val="24"/>
          <w:szCs w:val="24"/>
        </w:rPr>
        <w:t>4. Evapotranspiration of each tree compared to precipitat</w:t>
      </w:r>
      <w:r w:rsidR="00D63966">
        <w:rPr>
          <w:rFonts w:ascii="Times New Roman" w:hAnsi="Times New Roman" w:eastAsia="Times New Roman" w:cs="Times New Roman"/>
          <w:sz w:val="24"/>
          <w:szCs w:val="24"/>
        </w:rPr>
        <w:t>ed volume for 50 m</w:t>
      </w:r>
      <w:r w:rsidRPr="00D63966" w:rsidR="00D63966">
        <w:rPr>
          <w:rFonts w:ascii="Times New Roman" w:hAnsi="Times New Roman" w:eastAsia="Times New Roman" w:cs="Times New Roman"/>
          <w:sz w:val="24"/>
          <w:szCs w:val="24"/>
          <w:vertAlign w:val="superscript"/>
        </w:rPr>
        <w:t>2</w:t>
      </w:r>
      <w:r w:rsidR="00947EE5">
        <w:rPr>
          <w:rFonts w:ascii="Times New Roman" w:hAnsi="Times New Roman" w:eastAsia="Times New Roman" w:cs="Times New Roman"/>
          <w:sz w:val="24"/>
          <w:szCs w:val="24"/>
        </w:rPr>
        <w:t>.</w:t>
      </w:r>
    </w:p>
    <w:p w:rsidR="00947EE5" w:rsidP="00E363DE" w:rsidRDefault="00947EE5" w14:paraId="5F521047" w14:textId="77777777">
      <w:pPr>
        <w:spacing w:after="0"/>
        <w:rPr>
          <w:rFonts w:ascii="Times New Roman" w:hAnsi="Times New Roman" w:eastAsia="Times New Roman" w:cs="Times New Roman"/>
          <w:sz w:val="24"/>
          <w:szCs w:val="24"/>
        </w:rPr>
      </w:pPr>
    </w:p>
    <w:p w:rsidR="00507CED" w:rsidP="008659E7" w:rsidRDefault="00507CED" w14:paraId="6A474B88" w14:textId="77777777">
      <w:pPr>
        <w:pStyle w:val="a5"/>
        <w:numPr>
          <w:ilvl w:val="1"/>
          <w:numId w:val="3"/>
        </w:numPr>
        <w:spacing w:after="0"/>
        <w:rPr>
          <w:rFonts w:ascii="Times New Roman" w:hAnsi="Times New Roman" w:eastAsia="Times New Roman" w:cs="Times New Roman"/>
          <w:sz w:val="24"/>
          <w:szCs w:val="24"/>
        </w:rPr>
      </w:pPr>
      <w:r w:rsidRPr="008659E7">
        <w:rPr>
          <w:rFonts w:ascii="Times New Roman" w:hAnsi="Times New Roman" w:eastAsia="Times New Roman" w:cs="Times New Roman"/>
          <w:sz w:val="24"/>
          <w:szCs w:val="24"/>
        </w:rPr>
        <w:t>Energy consumption</w:t>
      </w:r>
      <w:r w:rsidRPr="008659E7" w:rsidR="000B324E">
        <w:rPr>
          <w:rFonts w:ascii="Times New Roman" w:hAnsi="Times New Roman" w:eastAsia="Times New Roman" w:cs="Times New Roman"/>
          <w:sz w:val="24"/>
          <w:szCs w:val="24"/>
        </w:rPr>
        <w:t xml:space="preserve"> </w:t>
      </w:r>
    </w:p>
    <w:p w:rsidRPr="006F75E1" w:rsidR="006F75E1" w:rsidP="006F75E1" w:rsidRDefault="006F75E1" w14:paraId="4C299525" w14:textId="77777777">
      <w:pPr>
        <w:spacing w:after="0"/>
        <w:ind w:left="540"/>
        <w:rPr>
          <w:rFonts w:ascii="Times New Roman" w:hAnsi="Times New Roman" w:eastAsia="Times New Roman" w:cs="Times New Roman"/>
          <w:sz w:val="24"/>
          <w:szCs w:val="24"/>
        </w:rPr>
      </w:pPr>
    </w:p>
    <w:p w:rsidR="00305E07" w:rsidP="00305E07" w:rsidRDefault="00A44E5E" w14:paraId="724B8621" w14:textId="271C856F">
      <w:pPr>
        <w:spacing w:after="0"/>
        <w:rPr>
          <w:rFonts w:ascii="Times New Roman" w:hAnsi="Times New Roman" w:eastAsia="Times New Roman" w:cs="Times New Roman"/>
          <w:sz w:val="24"/>
          <w:szCs w:val="24"/>
        </w:rPr>
      </w:pPr>
      <w:r>
        <w:rPr>
          <w:rFonts w:ascii="Times New Roman" w:hAnsi="Times New Roman" w:eastAsia="Times New Roman" w:cs="Times New Roman"/>
          <w:noProof/>
          <w:sz w:val="24"/>
          <w:szCs w:val="24"/>
        </w:rPr>
        <w:lastRenderedPageBreak/>
        <w:drawing>
          <wp:inline distT="0" distB="0" distL="0" distR="0" wp14:anchorId="21411B55" wp14:editId="23C3BC53">
            <wp:extent cx="5939790" cy="4455160"/>
            <wp:effectExtent l="0" t="0" r="3810" b="2540"/>
            <wp:docPr id="8" name="Рисунок 2" descr="Energy_balance_di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ergy_balance_diurna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inline>
        </w:drawing>
      </w:r>
    </w:p>
    <w:p w:rsidR="00683D4D" w:rsidP="00305E07" w:rsidRDefault="00683D4D" w14:paraId="56658A16" w14:textId="77777777">
      <w:pPr>
        <w:spacing w:after="0"/>
        <w:rPr>
          <w:rFonts w:ascii="Times New Roman" w:hAnsi="Times New Roman" w:eastAsia="Times New Roman" w:cs="Times New Roman"/>
          <w:sz w:val="24"/>
          <w:szCs w:val="24"/>
        </w:rPr>
      </w:pPr>
    </w:p>
    <w:p w:rsidR="00305E07" w:rsidP="00305E07" w:rsidRDefault="00A44E5E" w14:paraId="106F4FA1" w14:textId="10D15FEB">
      <w:pPr>
        <w:spacing w:after="0"/>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0" distB="0" distL="0" distR="0" wp14:anchorId="59C25469" wp14:editId="5F0D004C">
            <wp:extent cx="5925185" cy="3591560"/>
            <wp:effectExtent l="0" t="0" r="0" b="8890"/>
            <wp:docPr id="3" name="Рисунок 3" descr="Energy_balance_per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ergy_balance_per_tre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5185" cy="3591560"/>
                    </a:xfrm>
                    <a:prstGeom prst="rect">
                      <a:avLst/>
                    </a:prstGeom>
                    <a:noFill/>
                    <a:ln>
                      <a:noFill/>
                    </a:ln>
                  </pic:spPr>
                </pic:pic>
              </a:graphicData>
            </a:graphic>
          </wp:inline>
        </w:drawing>
      </w:r>
    </w:p>
    <w:p w:rsidR="008027A8" w:rsidP="008027A8" w:rsidRDefault="008659E7" w14:paraId="194E7A9B" w14:textId="77777777">
      <w:pPr>
        <w:pStyle w:val="a5"/>
        <w:numPr>
          <w:ilvl w:val="1"/>
          <w:numId w:val="3"/>
        </w:numPr>
        <w:spacing w:after="0"/>
        <w:rPr>
          <w:rFonts w:ascii="Times New Roman" w:hAnsi="Times New Roman" w:eastAsia="Times New Roman" w:cs="Times New Roman"/>
          <w:sz w:val="24"/>
          <w:szCs w:val="24"/>
        </w:rPr>
      </w:pPr>
      <w:r w:rsidRPr="008659E7">
        <w:rPr>
          <w:rFonts w:ascii="Times New Roman" w:hAnsi="Times New Roman" w:eastAsia="Times New Roman" w:cs="Times New Roman"/>
          <w:sz w:val="24"/>
          <w:szCs w:val="24"/>
        </w:rPr>
        <w:t xml:space="preserve">LAI as a </w:t>
      </w:r>
      <w:r>
        <w:rPr>
          <w:rFonts w:ascii="Times New Roman" w:hAnsi="Times New Roman" w:eastAsia="Times New Roman" w:cs="Times New Roman"/>
          <w:sz w:val="24"/>
          <w:szCs w:val="24"/>
        </w:rPr>
        <w:t>proxy</w:t>
      </w:r>
    </w:p>
    <w:p w:rsidR="00FB39AC" w:rsidP="00FB39AC" w:rsidRDefault="008027A8" w14:paraId="72C238BD" w14:textId="3F989E73">
      <w:pPr>
        <w:spacing w:after="0"/>
        <w:ind w:firstLine="540"/>
        <w:rPr>
          <w:rFonts w:ascii="Times New Roman" w:hAnsi="Times New Roman" w:eastAsia="Times New Roman" w:cs="Times New Roman"/>
          <w:sz w:val="24"/>
          <w:szCs w:val="24"/>
        </w:rPr>
      </w:pPr>
      <w:r w:rsidRPr="008027A8">
        <w:rPr>
          <w:rFonts w:ascii="Times New Roman" w:hAnsi="Times New Roman" w:eastAsia="Times New Roman" w:cs="Times New Roman"/>
          <w:sz w:val="24"/>
          <w:szCs w:val="24"/>
        </w:rPr>
        <w:t xml:space="preserve">Our results show that we can calculate </w:t>
      </w:r>
      <w:r>
        <w:rPr>
          <w:rFonts w:ascii="Times New Roman" w:hAnsi="Times New Roman" w:eastAsia="Times New Roman" w:cs="Times New Roman"/>
          <w:sz w:val="24"/>
          <w:szCs w:val="24"/>
        </w:rPr>
        <w:t xml:space="preserve">summative canopy area index (PAI) that is just a sum from </w:t>
      </w:r>
      <w:r w:rsidRPr="008027A8">
        <w:rPr>
          <w:rFonts w:ascii="Times New Roman" w:hAnsi="Times New Roman" w:eastAsia="Times New Roman" w:cs="Times New Roman"/>
          <w:sz w:val="24"/>
          <w:szCs w:val="24"/>
        </w:rPr>
        <w:t>lea</w:t>
      </w:r>
      <w:r>
        <w:rPr>
          <w:rFonts w:ascii="Times New Roman" w:hAnsi="Times New Roman" w:eastAsia="Times New Roman" w:cs="Times New Roman"/>
          <w:sz w:val="24"/>
          <w:szCs w:val="24"/>
        </w:rPr>
        <w:t>ves</w:t>
      </w:r>
      <w:r w:rsidR="00777205">
        <w:rPr>
          <w:rFonts w:ascii="Times New Roman" w:hAnsi="Times New Roman" w:eastAsia="Times New Roman" w:cs="Times New Roman"/>
          <w:sz w:val="24"/>
          <w:szCs w:val="24"/>
        </w:rPr>
        <w:t xml:space="preserve"> and wood (bark) </w:t>
      </w:r>
      <w:r w:rsidRPr="008027A8" w:rsidR="00777205">
        <w:rPr>
          <w:rFonts w:ascii="Times New Roman" w:hAnsi="Times New Roman" w:eastAsia="Times New Roman" w:cs="Times New Roman"/>
          <w:sz w:val="24"/>
          <w:szCs w:val="24"/>
        </w:rPr>
        <w:t>from the spectrometer</w:t>
      </w:r>
      <w:r w:rsidR="00777205">
        <w:rPr>
          <w:rFonts w:ascii="Times New Roman" w:hAnsi="Times New Roman" w:eastAsia="Times New Roman" w:cs="Times New Roman"/>
          <w:sz w:val="24"/>
          <w:szCs w:val="24"/>
        </w:rPr>
        <w:t xml:space="preserve"> data.</w:t>
      </w:r>
      <w:r w:rsidRPr="008027A8" w:rsidR="00777205">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Thus, due to the period with and without leaves we successfully obtained both indexes. </w:t>
      </w:r>
      <w:r w:rsidR="00777205">
        <w:rPr>
          <w:rFonts w:ascii="Times New Roman" w:hAnsi="Times New Roman" w:eastAsia="Times New Roman" w:cs="Times New Roman"/>
          <w:sz w:val="24"/>
          <w:szCs w:val="24"/>
        </w:rPr>
        <w:t>These</w:t>
      </w:r>
      <w:r>
        <w:rPr>
          <w:rFonts w:ascii="Times New Roman" w:hAnsi="Times New Roman" w:eastAsia="Times New Roman" w:cs="Times New Roman"/>
          <w:sz w:val="24"/>
          <w:szCs w:val="24"/>
        </w:rPr>
        <w:t xml:space="preserve"> periods are clearly visible on a graph, and we can easily distinguish the time of defoliation which was in one week in first days of October</w:t>
      </w:r>
      <w:r w:rsidR="00777205">
        <w:rPr>
          <w:rFonts w:ascii="Times New Roman" w:hAnsi="Times New Roman" w:eastAsia="Times New Roman" w:cs="Times New Roman"/>
          <w:sz w:val="24"/>
          <w:szCs w:val="24"/>
        </w:rPr>
        <w:t xml:space="preserve"> (</w:t>
      </w:r>
      <w:r w:rsidR="00207112">
        <w:rPr>
          <w:rFonts w:ascii="Times New Roman" w:hAnsi="Times New Roman" w:eastAsia="Times New Roman" w:cs="Times New Roman"/>
          <w:sz w:val="24"/>
          <w:szCs w:val="24"/>
        </w:rPr>
        <w:t>Figure</w:t>
      </w:r>
      <w:r w:rsidR="00777205">
        <w:rPr>
          <w:rFonts w:ascii="Times New Roman" w:hAnsi="Times New Roman" w:eastAsia="Times New Roman" w:cs="Times New Roman"/>
          <w:sz w:val="24"/>
          <w:szCs w:val="24"/>
        </w:rPr>
        <w:t>7)</w:t>
      </w:r>
      <w:r>
        <w:rPr>
          <w:rFonts w:ascii="Times New Roman" w:hAnsi="Times New Roman" w:eastAsia="Times New Roman" w:cs="Times New Roman"/>
          <w:sz w:val="24"/>
          <w:szCs w:val="24"/>
        </w:rPr>
        <w:t xml:space="preserve">. </w:t>
      </w:r>
      <w:r w:rsidR="00FB39AC">
        <w:rPr>
          <w:rFonts w:ascii="Times New Roman" w:hAnsi="Times New Roman" w:eastAsia="Times New Roman" w:cs="Times New Roman"/>
          <w:sz w:val="24"/>
          <w:szCs w:val="24"/>
        </w:rPr>
        <w:t xml:space="preserve">And what is especially interesting that for an individual tree this process takes in reality </w:t>
      </w:r>
      <w:r w:rsidR="00FB39AC">
        <w:rPr>
          <w:rFonts w:ascii="Times New Roman" w:hAnsi="Times New Roman" w:eastAsia="Times New Roman" w:cs="Times New Roman"/>
          <w:sz w:val="24"/>
          <w:szCs w:val="24"/>
        </w:rPr>
        <w:lastRenderedPageBreak/>
        <w:t xml:space="preserve">one-two days. Only due to our perception of green areas as a whole we think this takes time. As a result PAI of all trees was around 4 with less variety of Betula (3.5-4.5) and similar for Acer an Tillia (3-5). And even for Larix it was the same (3.5-5) despite our expectations; it can be possibly explain again with the higher location of a canopy. </w:t>
      </w:r>
    </w:p>
    <w:p w:rsidR="00305E07" w:rsidP="008659E7" w:rsidRDefault="008659E7" w14:paraId="20079FDA" w14:textId="77777777">
      <w:pPr>
        <w:spacing w:after="0"/>
        <w:rPr>
          <w:rFonts w:ascii="Times New Roman" w:hAnsi="Times New Roman" w:eastAsia="Times New Roman" w:cs="Times New Roman"/>
          <w:sz w:val="24"/>
          <w:szCs w:val="24"/>
        </w:rPr>
      </w:pPr>
      <w:r>
        <w:rPr>
          <w:rFonts w:ascii="Times New Roman" w:hAnsi="Times New Roman" w:eastAsia="Times New Roman" w:cs="Times New Roman"/>
          <w:noProof/>
          <w:sz w:val="24"/>
          <w:szCs w:val="24"/>
          <w:lang w:val="ru-RU"/>
        </w:rPr>
        <w:drawing>
          <wp:inline distT="0" distB="0" distL="0" distR="0" wp14:anchorId="0F2D1365" wp14:editId="4F4DB599">
            <wp:extent cx="5815584" cy="2904369"/>
            <wp:effectExtent l="0" t="0" r="0" b="0"/>
            <wp:docPr id="7" name="Рисунок 7" descr="PAI_dyna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I_dynamic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17044" cy="2905098"/>
                    </a:xfrm>
                    <a:prstGeom prst="rect">
                      <a:avLst/>
                    </a:prstGeom>
                    <a:noFill/>
                    <a:ln>
                      <a:noFill/>
                    </a:ln>
                  </pic:spPr>
                </pic:pic>
              </a:graphicData>
            </a:graphic>
          </wp:inline>
        </w:drawing>
      </w:r>
    </w:p>
    <w:p w:rsidR="00BF4985" w:rsidP="00D12ABE" w:rsidRDefault="00207112" w14:paraId="5F8C24F7" w14:textId="6ADDC03B">
      <w:pPr>
        <w:spacing w:after="0"/>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Figure</w:t>
      </w:r>
      <w:r w:rsidR="00777205">
        <w:rPr>
          <w:rFonts w:ascii="Times New Roman" w:hAnsi="Times New Roman" w:eastAsia="Times New Roman" w:cs="Times New Roman"/>
          <w:sz w:val="24"/>
          <w:szCs w:val="24"/>
        </w:rPr>
        <w:t xml:space="preserve">7. PAI dynamics during </w:t>
      </w:r>
      <w:r w:rsidRPr="00777205" w:rsidR="00777205">
        <w:rPr>
          <w:rFonts w:ascii="Times New Roman" w:hAnsi="Times New Roman" w:eastAsia="Times New Roman" w:cs="Times New Roman"/>
          <w:sz w:val="24"/>
          <w:szCs w:val="24"/>
        </w:rPr>
        <w:t>investigated period (July-November, 2019)</w:t>
      </w:r>
    </w:p>
    <w:p w:rsidR="00FB39AC" w:rsidP="00D12ABE" w:rsidRDefault="00FB39AC" w14:paraId="1E730F78" w14:textId="77777777">
      <w:pPr>
        <w:spacing w:after="0"/>
        <w:ind w:firstLine="720"/>
        <w:rPr>
          <w:rFonts w:ascii="Times New Roman" w:hAnsi="Times New Roman" w:eastAsia="Times New Roman" w:cs="Times New Roman"/>
          <w:sz w:val="24"/>
          <w:szCs w:val="24"/>
        </w:rPr>
      </w:pPr>
    </w:p>
    <w:p w:rsidRPr="00972A3F" w:rsidR="00D244A4" w:rsidP="00972A3F" w:rsidRDefault="00D244A4" w14:paraId="3F252C1C" w14:textId="77777777">
      <w:pPr>
        <w:pStyle w:val="a5"/>
        <w:numPr>
          <w:ilvl w:val="1"/>
          <w:numId w:val="3"/>
        </w:numPr>
        <w:spacing w:after="0"/>
        <w:jc w:val="both"/>
        <w:rPr>
          <w:rFonts w:ascii="Times New Roman" w:hAnsi="Times New Roman" w:eastAsia="Times New Roman" w:cs="Times New Roman"/>
          <w:sz w:val="24"/>
          <w:szCs w:val="24"/>
        </w:rPr>
      </w:pPr>
      <w:r w:rsidRPr="00972A3F">
        <w:rPr>
          <w:rFonts w:ascii="Times New Roman" w:hAnsi="Times New Roman" w:eastAsia="Times New Roman" w:cs="Times New Roman"/>
          <w:sz w:val="24"/>
          <w:szCs w:val="24"/>
        </w:rPr>
        <w:t>Particulate adsorption</w:t>
      </w:r>
    </w:p>
    <w:p w:rsidR="005A64CA" w:rsidP="005A64CA" w:rsidRDefault="00777205" w14:paraId="101A0CE2" w14:textId="0BF19B63">
      <w:pPr>
        <w:spacing w:after="0"/>
        <w:ind w:firstLine="5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As particulate adsorption influenced by two main parameters – PAI and particulate concentration in air – dynamics of this parameter repeats the concentration dynamics. </w:t>
      </w:r>
      <w:r w:rsidR="008C46BC">
        <w:rPr>
          <w:rFonts w:ascii="Times New Roman" w:hAnsi="Times New Roman" w:eastAsia="Times New Roman" w:cs="Times New Roman"/>
          <w:sz w:val="24"/>
          <w:szCs w:val="24"/>
        </w:rPr>
        <w:t xml:space="preserve">Thus we can see all the maximum pikes of </w:t>
      </w:r>
      <w:r w:rsidRPr="008C46BC" w:rsidR="008C46BC">
        <w:rPr>
          <w:rFonts w:ascii="Times New Roman" w:hAnsi="Times New Roman" w:eastAsia="Times New Roman" w:cs="Times New Roman"/>
          <w:sz w:val="24"/>
          <w:szCs w:val="24"/>
        </w:rPr>
        <w:t xml:space="preserve">pollutant emissions. </w:t>
      </w:r>
      <w:r w:rsidR="008C46BC">
        <w:rPr>
          <w:rFonts w:ascii="Times New Roman" w:hAnsi="Times New Roman" w:eastAsia="Times New Roman" w:cs="Times New Roman"/>
          <w:sz w:val="24"/>
          <w:szCs w:val="24"/>
        </w:rPr>
        <w:t>The average lines for all trees look similar and adsorption was on level of two-three grams per day</w:t>
      </w:r>
      <w:r w:rsidR="00541A04">
        <w:rPr>
          <w:rFonts w:ascii="Times New Roman" w:hAnsi="Times New Roman" w:eastAsia="Times New Roman" w:cs="Times New Roman"/>
          <w:sz w:val="24"/>
          <w:szCs w:val="24"/>
        </w:rPr>
        <w:t xml:space="preserve"> (</w:t>
      </w:r>
      <w:r w:rsidR="005A64CA">
        <w:rPr>
          <w:rFonts w:ascii="Times New Roman" w:hAnsi="Times New Roman" w:eastAsia="Times New Roman" w:cs="Times New Roman"/>
          <w:sz w:val="24"/>
          <w:szCs w:val="24"/>
        </w:rPr>
        <w:t>annex</w:t>
      </w:r>
      <w:r w:rsidR="00541A04">
        <w:rPr>
          <w:rFonts w:ascii="Times New Roman" w:hAnsi="Times New Roman" w:eastAsia="Times New Roman" w:cs="Times New Roman"/>
          <w:sz w:val="24"/>
          <w:szCs w:val="24"/>
        </w:rPr>
        <w:t xml:space="preserve"> </w:t>
      </w:r>
      <w:r w:rsidR="005A64CA">
        <w:rPr>
          <w:rFonts w:ascii="Times New Roman" w:hAnsi="Times New Roman" w:eastAsia="Times New Roman" w:cs="Times New Roman"/>
          <w:sz w:val="24"/>
          <w:szCs w:val="24"/>
        </w:rPr>
        <w:t>4</w:t>
      </w:r>
      <w:r w:rsidR="00541A04">
        <w:rPr>
          <w:rFonts w:ascii="Times New Roman" w:hAnsi="Times New Roman" w:eastAsia="Times New Roman" w:cs="Times New Roman"/>
          <w:sz w:val="24"/>
          <w:szCs w:val="24"/>
        </w:rPr>
        <w:t>)</w:t>
      </w:r>
      <w:r w:rsidR="008C46BC">
        <w:rPr>
          <w:rFonts w:ascii="Times New Roman" w:hAnsi="Times New Roman" w:eastAsia="Times New Roman" w:cs="Times New Roman"/>
          <w:sz w:val="24"/>
          <w:szCs w:val="24"/>
        </w:rPr>
        <w:t>.</w:t>
      </w:r>
      <w:r w:rsidRPr="008C46BC" w:rsidR="008C46BC">
        <w:rPr>
          <w:rFonts w:ascii="Times New Roman" w:hAnsi="Times New Roman" w:eastAsia="Times New Roman" w:cs="Times New Roman"/>
          <w:sz w:val="24"/>
          <w:szCs w:val="24"/>
        </w:rPr>
        <w:t xml:space="preserve"> </w:t>
      </w:r>
      <w:r w:rsidR="005A64CA">
        <w:rPr>
          <w:rFonts w:ascii="Times New Roman" w:hAnsi="Times New Roman" w:eastAsia="Times New Roman" w:cs="Times New Roman"/>
          <w:sz w:val="24"/>
          <w:szCs w:val="24"/>
        </w:rPr>
        <w:t>At least, resulting the whole season the average mass of particles adsorbed was around 300g for Acer, Larix and Tillia, and around 250g for Betula (</w:t>
      </w:r>
      <w:r w:rsidR="00207112">
        <w:rPr>
          <w:rFonts w:ascii="Times New Roman" w:hAnsi="Times New Roman" w:eastAsia="Times New Roman" w:cs="Times New Roman"/>
          <w:sz w:val="24"/>
          <w:szCs w:val="24"/>
        </w:rPr>
        <w:t>Figure</w:t>
      </w:r>
      <w:r w:rsidR="005A64CA">
        <w:rPr>
          <w:rFonts w:ascii="Times New Roman" w:hAnsi="Times New Roman" w:eastAsia="Times New Roman" w:cs="Times New Roman"/>
          <w:sz w:val="24"/>
          <w:szCs w:val="24"/>
        </w:rPr>
        <w:t xml:space="preserve">8). </w:t>
      </w:r>
      <w:r w:rsidRPr="005A64CA" w:rsidR="005A64CA">
        <w:rPr>
          <w:rFonts w:ascii="Times New Roman" w:hAnsi="Times New Roman" w:eastAsia="Times New Roman" w:cs="Times New Roman"/>
          <w:sz w:val="24"/>
          <w:szCs w:val="24"/>
          <w:highlight w:val="yellow"/>
        </w:rPr>
        <w:t>What is interesting, that during autumn we got the same levels (absolute numbers) of deposition while there are no leaves on the trees. It’s a bit strange and need to be rechecked and proofed especially.</w:t>
      </w:r>
      <w:r w:rsidR="005A64CA">
        <w:rPr>
          <w:rFonts w:ascii="Times New Roman" w:hAnsi="Times New Roman" w:eastAsia="Times New Roman" w:cs="Times New Roman"/>
          <w:sz w:val="24"/>
          <w:szCs w:val="24"/>
        </w:rPr>
        <w:t xml:space="preserve"> </w:t>
      </w:r>
    </w:p>
    <w:p w:rsidR="005A64CA" w:rsidP="005A64CA" w:rsidRDefault="005A64CA" w14:paraId="526D045B" w14:textId="77777777">
      <w:pPr>
        <w:spacing w:after="0"/>
        <w:ind w:firstLine="720"/>
        <w:rPr>
          <w:rFonts w:ascii="Times New Roman" w:hAnsi="Times New Roman" w:eastAsia="Times New Roman" w:cs="Times New Roman"/>
          <w:sz w:val="24"/>
          <w:szCs w:val="24"/>
        </w:rPr>
      </w:pPr>
      <w:r>
        <w:rPr>
          <w:rFonts w:ascii="Times New Roman" w:hAnsi="Times New Roman" w:eastAsia="Times New Roman" w:cs="Times New Roman"/>
          <w:noProof/>
          <w:sz w:val="24"/>
          <w:szCs w:val="24"/>
          <w:lang w:val="ru-RU"/>
        </w:rPr>
        <w:drawing>
          <wp:inline distT="0" distB="0" distL="0" distR="0" wp14:anchorId="733C995A" wp14:editId="76D40BAD">
            <wp:extent cx="4842442" cy="3255264"/>
            <wp:effectExtent l="0" t="0" r="0" b="2540"/>
            <wp:docPr id="13" name="Рисунок 13" descr="Pm10_accumulation_per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m10_accumulation_per_tre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42510" cy="3255310"/>
                    </a:xfrm>
                    <a:prstGeom prst="rect">
                      <a:avLst/>
                    </a:prstGeom>
                    <a:noFill/>
                    <a:ln>
                      <a:noFill/>
                    </a:ln>
                  </pic:spPr>
                </pic:pic>
              </a:graphicData>
            </a:graphic>
          </wp:inline>
        </w:drawing>
      </w:r>
    </w:p>
    <w:p w:rsidR="005A64CA" w:rsidP="00D63966" w:rsidRDefault="00207112" w14:paraId="3B4CF11F" w14:textId="6E7F6544">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Figure</w:t>
      </w:r>
      <w:r w:rsidR="005A64CA">
        <w:rPr>
          <w:rFonts w:ascii="Times New Roman" w:hAnsi="Times New Roman" w:eastAsia="Times New Roman" w:cs="Times New Roman"/>
          <w:sz w:val="24"/>
          <w:szCs w:val="24"/>
        </w:rPr>
        <w:t xml:space="preserve">8. Cumulative particulate adsorption (minimum, average and maximum) by tree leaves </w:t>
      </w:r>
      <w:r w:rsidRPr="008659E7" w:rsidR="005A64CA">
        <w:rPr>
          <w:rFonts w:ascii="Times New Roman" w:hAnsi="Times New Roman" w:eastAsia="Times New Roman" w:cs="Times New Roman"/>
          <w:bCs/>
          <w:color w:val="000000"/>
          <w:sz w:val="24"/>
          <w:szCs w:val="20"/>
        </w:rPr>
        <w:t>per investigated period (July-November,</w:t>
      </w:r>
      <w:r w:rsidR="005A64CA">
        <w:rPr>
          <w:rFonts w:ascii="Times New Roman" w:hAnsi="Times New Roman" w:eastAsia="Times New Roman" w:cs="Times New Roman"/>
          <w:bCs/>
          <w:color w:val="000000"/>
          <w:sz w:val="24"/>
          <w:szCs w:val="20"/>
        </w:rPr>
        <w:t xml:space="preserve"> </w:t>
      </w:r>
      <w:r w:rsidRPr="008659E7" w:rsidR="005A64CA">
        <w:rPr>
          <w:rFonts w:ascii="Times New Roman" w:hAnsi="Times New Roman" w:eastAsia="Times New Roman" w:cs="Times New Roman"/>
          <w:bCs/>
          <w:color w:val="000000"/>
          <w:sz w:val="24"/>
          <w:szCs w:val="20"/>
        </w:rPr>
        <w:t>2019)</w:t>
      </w:r>
      <w:r w:rsidR="005A64CA">
        <w:rPr>
          <w:rFonts w:ascii="Times New Roman" w:hAnsi="Times New Roman" w:eastAsia="Times New Roman" w:cs="Times New Roman"/>
          <w:sz w:val="24"/>
          <w:szCs w:val="24"/>
        </w:rPr>
        <w:t>.</w:t>
      </w:r>
    </w:p>
    <w:p w:rsidR="00972A3F" w:rsidP="00541A04" w:rsidRDefault="00974279" w14:paraId="11CB18D7" w14:textId="77777777">
      <w:pPr>
        <w:pStyle w:val="a5"/>
        <w:numPr>
          <w:ilvl w:val="1"/>
          <w:numId w:val="3"/>
        </w:numPr>
        <w:spacing w:after="0"/>
        <w:rPr>
          <w:rFonts w:ascii="Times New Roman" w:hAnsi="Times New Roman" w:eastAsia="Times New Roman" w:cs="Times New Roman"/>
          <w:bCs/>
          <w:color w:val="000000"/>
          <w:sz w:val="24"/>
          <w:szCs w:val="20"/>
        </w:rPr>
      </w:pPr>
      <w:r>
        <w:rPr>
          <w:rFonts w:ascii="Times New Roman" w:hAnsi="Times New Roman" w:eastAsia="Times New Roman" w:cs="Times New Roman"/>
          <w:bCs/>
          <w:color w:val="000000"/>
          <w:sz w:val="24"/>
          <w:szCs w:val="20"/>
        </w:rPr>
        <w:lastRenderedPageBreak/>
        <w:t>Summative services</w:t>
      </w:r>
      <w:r w:rsidRPr="00974279">
        <w:rPr>
          <w:rFonts w:ascii="Times New Roman" w:hAnsi="Times New Roman" w:eastAsia="Times New Roman" w:cs="Times New Roman"/>
          <w:bCs/>
          <w:color w:val="000000"/>
          <w:sz w:val="24"/>
          <w:szCs w:val="20"/>
        </w:rPr>
        <w:t xml:space="preserve"> </w:t>
      </w:r>
      <w:r>
        <w:rPr>
          <w:rFonts w:ascii="Times New Roman" w:hAnsi="Times New Roman" w:eastAsia="Times New Roman" w:cs="Times New Roman"/>
          <w:bCs/>
          <w:color w:val="000000"/>
          <w:sz w:val="24"/>
          <w:szCs w:val="20"/>
        </w:rPr>
        <w:t>and their influencing factors</w:t>
      </w:r>
    </w:p>
    <w:p w:rsidRPr="00343699" w:rsidR="005A64CA" w:rsidP="006F75E1" w:rsidRDefault="006F75E1" w14:paraId="3784BD22" w14:textId="77777777">
      <w:pPr>
        <w:spacing w:after="0"/>
        <w:ind w:firstLine="540"/>
        <w:jc w:val="both"/>
        <w:rPr>
          <w:rFonts w:ascii="Times New Roman" w:hAnsi="Times New Roman" w:eastAsia="Times New Roman" w:cs="Times New Roman"/>
          <w:bCs/>
          <w:color w:val="000000"/>
          <w:sz w:val="24"/>
          <w:szCs w:val="20"/>
        </w:rPr>
      </w:pPr>
      <w:r>
        <w:rPr>
          <w:rFonts w:ascii="Times New Roman" w:hAnsi="Times New Roman" w:eastAsia="Times New Roman" w:cs="Times New Roman"/>
          <w:bCs/>
          <w:color w:val="000000"/>
          <w:sz w:val="24"/>
          <w:szCs w:val="20"/>
        </w:rPr>
        <w:t xml:space="preserve">According our findings there was </w:t>
      </w:r>
      <w:r w:rsidRPr="00343699">
        <w:rPr>
          <w:rFonts w:ascii="Times New Roman" w:hAnsi="Times New Roman" w:eastAsia="Times New Roman" w:cs="Times New Roman"/>
          <w:bCs/>
          <w:color w:val="000000"/>
          <w:sz w:val="24"/>
          <w:szCs w:val="20"/>
        </w:rPr>
        <w:t>12.92</w:t>
      </w:r>
      <w:r>
        <w:rPr>
          <w:rFonts w:ascii="Times New Roman" w:hAnsi="Times New Roman" w:eastAsia="Times New Roman" w:cs="Times New Roman"/>
          <w:bCs/>
          <w:color w:val="000000"/>
          <w:sz w:val="24"/>
          <w:szCs w:val="20"/>
        </w:rPr>
        <w:t xml:space="preserve"> kg of Carbon stored, 3.67 m</w:t>
      </w:r>
      <w:r w:rsidRPr="00343699">
        <w:rPr>
          <w:rFonts w:ascii="Times New Roman" w:hAnsi="Times New Roman" w:eastAsia="Times New Roman" w:cs="Times New Roman"/>
          <w:bCs/>
          <w:color w:val="000000"/>
          <w:sz w:val="24"/>
          <w:szCs w:val="20"/>
          <w:vertAlign w:val="superscript"/>
        </w:rPr>
        <w:t>3</w:t>
      </w:r>
      <w:r>
        <w:rPr>
          <w:rFonts w:ascii="Times New Roman" w:hAnsi="Times New Roman" w:eastAsia="Times New Roman" w:cs="Times New Roman"/>
          <w:bCs/>
          <w:color w:val="000000"/>
          <w:sz w:val="24"/>
          <w:szCs w:val="20"/>
        </w:rPr>
        <w:t xml:space="preserve"> of water transpired, </w:t>
      </w:r>
      <w:r w:rsidRPr="00343699">
        <w:rPr>
          <w:rFonts w:ascii="Times New Roman" w:hAnsi="Times New Roman" w:eastAsia="Times New Roman" w:cs="Times New Roman"/>
          <w:bCs/>
          <w:color w:val="000000"/>
          <w:sz w:val="24"/>
          <w:szCs w:val="20"/>
        </w:rPr>
        <w:t>4640.92</w:t>
      </w:r>
      <w:r>
        <w:rPr>
          <w:rFonts w:ascii="Times New Roman" w:hAnsi="Times New Roman" w:eastAsia="Times New Roman" w:cs="Times New Roman"/>
          <w:bCs/>
          <w:color w:val="000000"/>
          <w:sz w:val="24"/>
          <w:szCs w:val="20"/>
        </w:rPr>
        <w:t xml:space="preserve"> kWh spent for microclimate regulation and </w:t>
      </w:r>
      <w:r w:rsidRPr="00343699">
        <w:rPr>
          <w:rFonts w:ascii="Times New Roman" w:hAnsi="Times New Roman" w:eastAsia="Times New Roman" w:cs="Times New Roman"/>
          <w:bCs/>
          <w:color w:val="000000"/>
          <w:sz w:val="24"/>
          <w:szCs w:val="20"/>
        </w:rPr>
        <w:t>273.93</w:t>
      </w:r>
      <w:r>
        <w:rPr>
          <w:rFonts w:ascii="Times New Roman" w:hAnsi="Times New Roman" w:eastAsia="Times New Roman" w:cs="Times New Roman"/>
          <w:bCs/>
          <w:color w:val="000000"/>
          <w:sz w:val="24"/>
          <w:szCs w:val="20"/>
        </w:rPr>
        <w:t xml:space="preserve"> g of PM10 adsorbed by average tree per </w:t>
      </w:r>
      <w:r w:rsidRPr="008659E7">
        <w:rPr>
          <w:rFonts w:ascii="Times New Roman" w:hAnsi="Times New Roman" w:eastAsia="Times New Roman" w:cs="Times New Roman"/>
          <w:bCs/>
          <w:color w:val="000000"/>
          <w:sz w:val="24"/>
          <w:szCs w:val="20"/>
        </w:rPr>
        <w:t>investigated period (July-November,</w:t>
      </w:r>
      <w:r>
        <w:rPr>
          <w:rFonts w:ascii="Times New Roman" w:hAnsi="Times New Roman" w:eastAsia="Times New Roman" w:cs="Times New Roman"/>
          <w:bCs/>
          <w:color w:val="000000"/>
          <w:sz w:val="24"/>
          <w:szCs w:val="20"/>
        </w:rPr>
        <w:t xml:space="preserve"> </w:t>
      </w:r>
      <w:r w:rsidRPr="008659E7">
        <w:rPr>
          <w:rFonts w:ascii="Times New Roman" w:hAnsi="Times New Roman" w:eastAsia="Times New Roman" w:cs="Times New Roman"/>
          <w:bCs/>
          <w:color w:val="000000"/>
          <w:sz w:val="24"/>
          <w:szCs w:val="20"/>
        </w:rPr>
        <w:t>2019</w:t>
      </w:r>
      <w:r>
        <w:rPr>
          <w:rFonts w:ascii="Times New Roman" w:hAnsi="Times New Roman" w:eastAsia="Times New Roman" w:cs="Times New Roman"/>
          <w:bCs/>
          <w:color w:val="000000"/>
          <w:sz w:val="24"/>
          <w:szCs w:val="20"/>
        </w:rPr>
        <w:t>). This</w:t>
      </w:r>
      <w:r w:rsidR="005A64CA">
        <w:rPr>
          <w:rFonts w:ascii="Times New Roman" w:hAnsi="Times New Roman" w:eastAsia="Times New Roman" w:cs="Times New Roman"/>
          <w:bCs/>
          <w:color w:val="000000"/>
          <w:sz w:val="24"/>
          <w:szCs w:val="20"/>
        </w:rPr>
        <w:t xml:space="preserve"> results show that the average Moscow tree produces a lot of benefits </w:t>
      </w:r>
      <w:r>
        <w:rPr>
          <w:rFonts w:ascii="Times New Roman" w:hAnsi="Times New Roman" w:eastAsia="Times New Roman" w:cs="Times New Roman"/>
          <w:bCs/>
          <w:color w:val="000000"/>
          <w:sz w:val="24"/>
          <w:szCs w:val="20"/>
        </w:rPr>
        <w:t xml:space="preserve">even </w:t>
      </w:r>
      <w:r w:rsidR="005A64CA">
        <w:rPr>
          <w:rFonts w:ascii="Times New Roman" w:hAnsi="Times New Roman" w:eastAsia="Times New Roman" w:cs="Times New Roman"/>
          <w:bCs/>
          <w:color w:val="000000"/>
          <w:sz w:val="24"/>
          <w:szCs w:val="20"/>
        </w:rPr>
        <w:t>every hour</w:t>
      </w:r>
      <w:r w:rsidRPr="006F75E1">
        <w:rPr>
          <w:rFonts w:ascii="Times New Roman" w:hAnsi="Times New Roman" w:eastAsia="Times New Roman" w:cs="Times New Roman"/>
          <w:bCs/>
          <w:color w:val="000000"/>
          <w:sz w:val="24"/>
          <w:szCs w:val="20"/>
        </w:rPr>
        <w:t xml:space="preserve"> </w:t>
      </w:r>
      <w:r>
        <w:rPr>
          <w:rFonts w:ascii="Times New Roman" w:hAnsi="Times New Roman" w:eastAsia="Times New Roman" w:cs="Times New Roman"/>
          <w:bCs/>
          <w:color w:val="000000"/>
          <w:sz w:val="24"/>
          <w:szCs w:val="20"/>
        </w:rPr>
        <w:t>but this values differ much (up to ten times) from one individual to another. For decision-making in urban planning context cumulative information may be more useful,</w:t>
      </w:r>
      <w:r w:rsidR="005A64CA">
        <w:rPr>
          <w:rFonts w:ascii="Times New Roman" w:hAnsi="Times New Roman" w:eastAsia="Times New Roman" w:cs="Times New Roman"/>
          <w:bCs/>
          <w:color w:val="000000"/>
          <w:sz w:val="24"/>
          <w:szCs w:val="20"/>
        </w:rPr>
        <w:t xml:space="preserve"> so we summarize </w:t>
      </w:r>
      <w:r>
        <w:rPr>
          <w:rFonts w:ascii="Times New Roman" w:hAnsi="Times New Roman" w:eastAsia="Times New Roman" w:cs="Times New Roman"/>
          <w:bCs/>
          <w:color w:val="000000"/>
          <w:sz w:val="24"/>
          <w:szCs w:val="20"/>
        </w:rPr>
        <w:t xml:space="preserve">for each tree </w:t>
      </w:r>
      <w:r w:rsidR="005A64CA">
        <w:rPr>
          <w:rFonts w:ascii="Times New Roman" w:hAnsi="Times New Roman" w:eastAsia="Times New Roman" w:cs="Times New Roman"/>
          <w:bCs/>
          <w:color w:val="000000"/>
          <w:sz w:val="24"/>
          <w:szCs w:val="20"/>
        </w:rPr>
        <w:t xml:space="preserve">main ecosystem services indicators in a table 4. </w:t>
      </w:r>
    </w:p>
    <w:p w:rsidRPr="00BF4985" w:rsidR="005A1218" w:rsidP="00BF4985" w:rsidRDefault="00BF4985" w14:paraId="7A5890B3" w14:textId="77777777">
      <w:pPr>
        <w:spacing w:after="0"/>
        <w:jc w:val="right"/>
        <w:rPr>
          <w:rFonts w:ascii="Times New Roman" w:hAnsi="Times New Roman" w:eastAsia="Times New Roman" w:cs="Times New Roman"/>
          <w:sz w:val="32"/>
          <w:szCs w:val="24"/>
        </w:rPr>
      </w:pPr>
      <w:r w:rsidRPr="00BF4985">
        <w:rPr>
          <w:rFonts w:ascii="Times New Roman" w:hAnsi="Times New Roman" w:eastAsia="Times New Roman" w:cs="Times New Roman"/>
          <w:bCs/>
          <w:color w:val="000000"/>
          <w:sz w:val="24"/>
          <w:szCs w:val="20"/>
        </w:rPr>
        <w:t xml:space="preserve">Table 4. </w:t>
      </w:r>
      <w:r w:rsidRPr="008659E7">
        <w:rPr>
          <w:rFonts w:ascii="Times New Roman" w:hAnsi="Times New Roman" w:eastAsia="Times New Roman" w:cs="Times New Roman"/>
          <w:bCs/>
          <w:color w:val="000000"/>
          <w:sz w:val="24"/>
          <w:szCs w:val="20"/>
        </w:rPr>
        <w:t>Summative of ecosystem services produced by each tree per investigated period (July-November,</w:t>
      </w:r>
      <w:r>
        <w:rPr>
          <w:rFonts w:ascii="Times New Roman" w:hAnsi="Times New Roman" w:eastAsia="Times New Roman" w:cs="Times New Roman"/>
          <w:bCs/>
          <w:color w:val="000000"/>
          <w:sz w:val="24"/>
          <w:szCs w:val="20"/>
        </w:rPr>
        <w:t xml:space="preserve"> </w:t>
      </w:r>
      <w:r w:rsidRPr="008659E7">
        <w:rPr>
          <w:rFonts w:ascii="Times New Roman" w:hAnsi="Times New Roman" w:eastAsia="Times New Roman" w:cs="Times New Roman"/>
          <w:bCs/>
          <w:color w:val="000000"/>
          <w:sz w:val="24"/>
          <w:szCs w:val="20"/>
        </w:rPr>
        <w:t>2019)</w:t>
      </w:r>
    </w:p>
    <w:tbl>
      <w:tblPr>
        <w:tblW w:w="95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1668"/>
        <w:gridCol w:w="2013"/>
        <w:gridCol w:w="1843"/>
        <w:gridCol w:w="2126"/>
        <w:gridCol w:w="1860"/>
      </w:tblGrid>
      <w:tr w:rsidRPr="008659E7" w:rsidR="00BF4985" w:rsidTr="1904E64F" w14:paraId="06EF9926" w14:textId="77777777">
        <w:trPr>
          <w:trHeight w:val="765"/>
        </w:trPr>
        <w:tc>
          <w:tcPr>
            <w:tcW w:w="1668" w:type="dxa"/>
            <w:shd w:val="clear" w:color="auto" w:fill="FFFFFF" w:themeFill="background1"/>
            <w:tcMar/>
            <w:vAlign w:val="center"/>
            <w:hideMark/>
          </w:tcPr>
          <w:p w:rsidRPr="00A8735B" w:rsidR="008659E7" w:rsidP="00BF4985" w:rsidRDefault="00BF4985" w14:paraId="32B40A94" w14:textId="77777777">
            <w:pPr>
              <w:spacing w:after="0" w:line="240" w:lineRule="auto"/>
              <w:jc w:val="center"/>
              <w:rPr>
                <w:rFonts w:ascii="Times New Roman" w:hAnsi="Times New Roman" w:eastAsia="Times New Roman" w:cs="Times New Roman"/>
                <w:b/>
                <w:bCs/>
                <w:color w:val="000000"/>
                <w:sz w:val="24"/>
                <w:szCs w:val="24"/>
              </w:rPr>
            </w:pPr>
            <w:r w:rsidRPr="00A8735B">
              <w:rPr>
                <w:rFonts w:ascii="Times New Roman" w:hAnsi="Times New Roman" w:eastAsia="Times New Roman" w:cs="Times New Roman"/>
                <w:b/>
                <w:bCs/>
                <w:color w:val="000000"/>
                <w:sz w:val="24"/>
                <w:szCs w:val="24"/>
              </w:rPr>
              <w:t>Tree ID</w:t>
            </w:r>
          </w:p>
        </w:tc>
        <w:tc>
          <w:tcPr>
            <w:tcW w:w="2013" w:type="dxa"/>
            <w:shd w:val="clear" w:color="auto" w:fill="FFFFFF" w:themeFill="background1"/>
            <w:tcMar/>
            <w:vAlign w:val="center"/>
            <w:hideMark/>
          </w:tcPr>
          <w:p w:rsidRPr="00A8735B" w:rsidR="008659E7" w:rsidP="00BF4985" w:rsidRDefault="008659E7" w14:paraId="4006AACE" w14:textId="77777777">
            <w:pPr>
              <w:spacing w:after="0" w:line="240" w:lineRule="auto"/>
              <w:jc w:val="center"/>
              <w:rPr>
                <w:rFonts w:ascii="Times New Roman" w:hAnsi="Times New Roman" w:eastAsia="Times New Roman" w:cs="Times New Roman"/>
                <w:b/>
                <w:bCs/>
                <w:color w:val="000000"/>
                <w:sz w:val="24"/>
                <w:szCs w:val="24"/>
                <w:lang w:val="ru-RU"/>
              </w:rPr>
            </w:pPr>
            <w:r w:rsidRPr="00A8735B">
              <w:rPr>
                <w:rFonts w:ascii="Times New Roman" w:hAnsi="Times New Roman" w:eastAsia="Times New Roman" w:cs="Times New Roman"/>
                <w:b/>
                <w:bCs/>
                <w:color w:val="000000"/>
                <w:sz w:val="24"/>
                <w:szCs w:val="24"/>
                <w:lang w:val="ru-RU"/>
              </w:rPr>
              <w:t>Carbon stored, kg</w:t>
            </w:r>
          </w:p>
        </w:tc>
        <w:tc>
          <w:tcPr>
            <w:tcW w:w="1843" w:type="dxa"/>
            <w:shd w:val="clear" w:color="auto" w:fill="FFFFFF" w:themeFill="background1"/>
            <w:tcMar/>
            <w:vAlign w:val="center"/>
            <w:hideMark/>
          </w:tcPr>
          <w:p w:rsidRPr="00A8735B" w:rsidR="008659E7" w:rsidP="00BF4985" w:rsidRDefault="008659E7" w14:paraId="5AD36EE9" w14:textId="77777777">
            <w:pPr>
              <w:spacing w:after="0" w:line="240" w:lineRule="auto"/>
              <w:jc w:val="center"/>
              <w:rPr>
                <w:rFonts w:ascii="Times New Roman" w:hAnsi="Times New Roman" w:eastAsia="Times New Roman" w:cs="Times New Roman"/>
                <w:b/>
                <w:bCs/>
                <w:color w:val="000000"/>
                <w:sz w:val="24"/>
                <w:szCs w:val="24"/>
                <w:lang w:val="ru-RU"/>
              </w:rPr>
            </w:pPr>
            <w:r w:rsidRPr="00A8735B">
              <w:rPr>
                <w:rFonts w:ascii="Times New Roman" w:hAnsi="Times New Roman" w:eastAsia="Times New Roman" w:cs="Times New Roman"/>
                <w:b/>
                <w:bCs/>
                <w:color w:val="000000"/>
                <w:sz w:val="24"/>
                <w:szCs w:val="24"/>
                <w:lang w:val="ru-RU"/>
              </w:rPr>
              <w:t>Transpiration, m</w:t>
            </w:r>
            <w:r w:rsidRPr="00A8735B">
              <w:rPr>
                <w:rFonts w:ascii="Times New Roman" w:hAnsi="Times New Roman" w:eastAsia="Times New Roman" w:cs="Times New Roman"/>
                <w:b/>
                <w:bCs/>
                <w:color w:val="000000"/>
                <w:sz w:val="24"/>
                <w:szCs w:val="24"/>
                <w:vertAlign w:val="superscript"/>
                <w:lang w:val="ru-RU"/>
              </w:rPr>
              <w:t>3</w:t>
            </w:r>
          </w:p>
        </w:tc>
        <w:tc>
          <w:tcPr>
            <w:tcW w:w="2126" w:type="dxa"/>
            <w:shd w:val="clear" w:color="auto" w:fill="FFFFFF" w:themeFill="background1"/>
            <w:tcMar/>
            <w:vAlign w:val="center"/>
            <w:hideMark/>
          </w:tcPr>
          <w:p w:rsidRPr="00A8735B" w:rsidR="008659E7" w:rsidP="00BF4985" w:rsidRDefault="008659E7" w14:paraId="7C52C4D2" w14:textId="77777777">
            <w:pPr>
              <w:spacing w:after="0" w:line="240" w:lineRule="auto"/>
              <w:jc w:val="center"/>
              <w:rPr>
                <w:rFonts w:ascii="Times New Roman" w:hAnsi="Times New Roman" w:eastAsia="Times New Roman" w:cs="Times New Roman"/>
                <w:b/>
                <w:bCs/>
                <w:color w:val="000000"/>
                <w:sz w:val="24"/>
                <w:szCs w:val="24"/>
                <w:lang w:val="ru-RU"/>
              </w:rPr>
            </w:pPr>
            <w:r w:rsidRPr="00A8735B">
              <w:rPr>
                <w:rFonts w:ascii="Times New Roman" w:hAnsi="Times New Roman" w:eastAsia="Times New Roman" w:cs="Times New Roman"/>
                <w:b/>
                <w:bCs/>
                <w:color w:val="000000"/>
                <w:sz w:val="24"/>
                <w:szCs w:val="24"/>
                <w:lang w:val="ru-RU"/>
              </w:rPr>
              <w:t>Energy absorbed, kWh</w:t>
            </w:r>
          </w:p>
        </w:tc>
        <w:tc>
          <w:tcPr>
            <w:tcW w:w="1860" w:type="dxa"/>
            <w:shd w:val="clear" w:color="auto" w:fill="FFFFFF" w:themeFill="background1"/>
            <w:tcMar/>
            <w:vAlign w:val="center"/>
            <w:hideMark/>
          </w:tcPr>
          <w:p w:rsidRPr="00A8735B" w:rsidR="008659E7" w:rsidP="00BF4985" w:rsidRDefault="008659E7" w14:paraId="0E55A6E0" w14:textId="77777777">
            <w:pPr>
              <w:spacing w:after="0" w:line="240" w:lineRule="auto"/>
              <w:jc w:val="center"/>
              <w:rPr>
                <w:rFonts w:ascii="Times New Roman" w:hAnsi="Times New Roman" w:eastAsia="Times New Roman" w:cs="Times New Roman"/>
                <w:b/>
                <w:bCs/>
                <w:color w:val="000000"/>
                <w:sz w:val="24"/>
                <w:szCs w:val="24"/>
                <w:lang w:val="ru-RU"/>
              </w:rPr>
            </w:pPr>
            <w:r w:rsidRPr="00A8735B">
              <w:rPr>
                <w:rFonts w:ascii="Times New Roman" w:hAnsi="Times New Roman" w:eastAsia="Times New Roman" w:cs="Times New Roman"/>
                <w:b/>
                <w:bCs/>
                <w:color w:val="000000"/>
                <w:sz w:val="24"/>
                <w:szCs w:val="24"/>
                <w:lang w:val="ru-RU"/>
              </w:rPr>
              <w:t>Adsorbed PM10</w:t>
            </w:r>
            <w:r w:rsidRPr="00A8735B">
              <w:rPr>
                <w:rFonts w:ascii="Times New Roman" w:hAnsi="Times New Roman" w:eastAsia="Times New Roman" w:cs="Times New Roman"/>
                <w:b/>
                <w:bCs/>
                <w:color w:val="000000"/>
                <w:sz w:val="24"/>
                <w:szCs w:val="24"/>
                <w:vertAlign w:val="subscript"/>
                <w:lang w:val="ru-RU"/>
              </w:rPr>
              <w:t>avg,</w:t>
            </w:r>
            <w:r w:rsidRPr="00A8735B">
              <w:rPr>
                <w:rFonts w:ascii="Times New Roman" w:hAnsi="Times New Roman" w:eastAsia="Times New Roman" w:cs="Times New Roman"/>
                <w:b/>
                <w:bCs/>
                <w:color w:val="000000"/>
                <w:sz w:val="24"/>
                <w:szCs w:val="24"/>
                <w:lang w:val="ru-RU"/>
              </w:rPr>
              <w:t xml:space="preserve"> g</w:t>
            </w:r>
          </w:p>
        </w:tc>
      </w:tr>
      <w:tr w:rsidRPr="008659E7" w:rsidR="008659E7" w:rsidTr="1904E64F" w14:paraId="291A8ADB" w14:textId="77777777">
        <w:trPr>
          <w:trHeight w:val="300"/>
        </w:trPr>
        <w:tc>
          <w:tcPr>
            <w:tcW w:w="9510" w:type="dxa"/>
            <w:gridSpan w:val="5"/>
            <w:shd w:val="clear" w:color="auto" w:fill="FFFFFF" w:themeFill="background1"/>
            <w:tcMar/>
            <w:vAlign w:val="center"/>
            <w:hideMark/>
          </w:tcPr>
          <w:p w:rsidRPr="00A8735B" w:rsidR="008659E7" w:rsidP="00BF4985" w:rsidRDefault="008659E7" w14:paraId="30D2FC01"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Acer platanoides</w:t>
            </w:r>
          </w:p>
        </w:tc>
      </w:tr>
      <w:tr w:rsidRPr="008659E7" w:rsidR="00BF4985" w:rsidTr="1904E64F" w14:paraId="642FC6BF" w14:textId="77777777">
        <w:trPr>
          <w:trHeight w:val="300"/>
        </w:trPr>
        <w:tc>
          <w:tcPr>
            <w:tcW w:w="1668" w:type="dxa"/>
            <w:shd w:val="clear" w:color="auto" w:fill="FFFFFF" w:themeFill="background1"/>
            <w:tcMar/>
            <w:vAlign w:val="center"/>
            <w:hideMark/>
          </w:tcPr>
          <w:p w:rsidRPr="00A8735B" w:rsidR="008659E7" w:rsidP="00BF4985" w:rsidRDefault="008659E7" w14:paraId="7A4DBAE3"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218A0077</w:t>
            </w:r>
          </w:p>
        </w:tc>
        <w:tc>
          <w:tcPr>
            <w:tcW w:w="2013" w:type="dxa"/>
            <w:shd w:val="clear" w:color="auto" w:fill="FFFFFF" w:themeFill="background1"/>
            <w:tcMar/>
            <w:vAlign w:val="center"/>
            <w:hideMark/>
          </w:tcPr>
          <w:p w:rsidRPr="00A8735B" w:rsidR="008659E7" w:rsidP="00BF4985" w:rsidRDefault="008659E7" w14:paraId="130793AC"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17.46</w:t>
            </w:r>
          </w:p>
        </w:tc>
        <w:tc>
          <w:tcPr>
            <w:tcW w:w="1843" w:type="dxa"/>
            <w:shd w:val="clear" w:color="auto" w:fill="FFFFFF" w:themeFill="background1"/>
            <w:tcMar/>
            <w:vAlign w:val="center"/>
            <w:hideMark/>
          </w:tcPr>
          <w:p w:rsidRPr="00A8735B" w:rsidR="008659E7" w:rsidP="00BF4985" w:rsidRDefault="008659E7" w14:paraId="24B8F50B"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6.22</w:t>
            </w:r>
          </w:p>
        </w:tc>
        <w:tc>
          <w:tcPr>
            <w:tcW w:w="2126" w:type="dxa"/>
            <w:shd w:val="clear" w:color="auto" w:fill="FFFFFF" w:themeFill="background1"/>
            <w:tcMar/>
            <w:vAlign w:val="center"/>
            <w:hideMark/>
          </w:tcPr>
          <w:p w:rsidRPr="00A8735B" w:rsidR="008659E7" w:rsidP="00BF4985" w:rsidRDefault="008659E7" w14:paraId="669D6C61"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8185.42</w:t>
            </w:r>
          </w:p>
        </w:tc>
        <w:tc>
          <w:tcPr>
            <w:tcW w:w="1860" w:type="dxa"/>
            <w:shd w:val="clear" w:color="auto" w:fill="FFFFFF" w:themeFill="background1"/>
            <w:tcMar/>
            <w:vAlign w:val="center"/>
            <w:hideMark/>
          </w:tcPr>
          <w:p w:rsidRPr="00A8735B" w:rsidR="008659E7" w:rsidP="00BF4985" w:rsidRDefault="008659E7" w14:paraId="4053A6B8"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320.81</w:t>
            </w:r>
          </w:p>
        </w:tc>
      </w:tr>
      <w:tr w:rsidRPr="008659E7" w:rsidR="00BF4985" w:rsidTr="1904E64F" w14:paraId="15224C35" w14:textId="77777777">
        <w:trPr>
          <w:trHeight w:val="300"/>
        </w:trPr>
        <w:tc>
          <w:tcPr>
            <w:tcW w:w="1668" w:type="dxa"/>
            <w:shd w:val="clear" w:color="auto" w:fill="FFFFFF" w:themeFill="background1"/>
            <w:tcMar/>
            <w:vAlign w:val="center"/>
            <w:hideMark/>
          </w:tcPr>
          <w:p w:rsidRPr="00A8735B" w:rsidR="008659E7" w:rsidP="00BF4985" w:rsidRDefault="008659E7" w14:paraId="17E8686D"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218A0193</w:t>
            </w:r>
          </w:p>
        </w:tc>
        <w:tc>
          <w:tcPr>
            <w:tcW w:w="2013" w:type="dxa"/>
            <w:shd w:val="clear" w:color="auto" w:fill="FFFFFF" w:themeFill="background1"/>
            <w:tcMar/>
            <w:vAlign w:val="center"/>
            <w:hideMark/>
          </w:tcPr>
          <w:p w:rsidRPr="00A8735B" w:rsidR="008659E7" w:rsidP="00BF4985" w:rsidRDefault="008659E7" w14:paraId="49FAEBAC"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34.41</w:t>
            </w:r>
          </w:p>
        </w:tc>
        <w:tc>
          <w:tcPr>
            <w:tcW w:w="1843" w:type="dxa"/>
            <w:shd w:val="clear" w:color="auto" w:fill="FFFFFF" w:themeFill="background1"/>
            <w:tcMar/>
            <w:vAlign w:val="center"/>
            <w:hideMark/>
          </w:tcPr>
          <w:p w:rsidRPr="00A8735B" w:rsidR="008659E7" w:rsidP="00BF4985" w:rsidRDefault="008659E7" w14:paraId="3A3009AA"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7.40</w:t>
            </w:r>
          </w:p>
        </w:tc>
        <w:tc>
          <w:tcPr>
            <w:tcW w:w="2126" w:type="dxa"/>
            <w:shd w:val="clear" w:color="auto" w:fill="FFFFFF" w:themeFill="background1"/>
            <w:tcMar/>
            <w:vAlign w:val="center"/>
            <w:hideMark/>
          </w:tcPr>
          <w:p w:rsidRPr="00A8735B" w:rsidR="008659E7" w:rsidP="00BF4985" w:rsidRDefault="008659E7" w14:paraId="5FEF92FA"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11252.56</w:t>
            </w:r>
          </w:p>
        </w:tc>
        <w:tc>
          <w:tcPr>
            <w:tcW w:w="1860" w:type="dxa"/>
            <w:shd w:val="clear" w:color="auto" w:fill="FFFFFF" w:themeFill="background1"/>
            <w:tcMar/>
            <w:vAlign w:val="center"/>
            <w:hideMark/>
          </w:tcPr>
          <w:p w:rsidRPr="00A8735B" w:rsidR="008659E7" w:rsidP="00BF4985" w:rsidRDefault="008659E7" w14:paraId="04E660F5"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262.11</w:t>
            </w:r>
          </w:p>
        </w:tc>
      </w:tr>
      <w:tr w:rsidRPr="008659E7" w:rsidR="00BF4985" w:rsidTr="1904E64F" w14:paraId="5D7A418D" w14:textId="77777777">
        <w:trPr>
          <w:trHeight w:val="300"/>
        </w:trPr>
        <w:tc>
          <w:tcPr>
            <w:tcW w:w="1668" w:type="dxa"/>
            <w:shd w:val="clear" w:color="auto" w:fill="FFFFFF" w:themeFill="background1"/>
            <w:tcMar/>
            <w:vAlign w:val="center"/>
            <w:hideMark/>
          </w:tcPr>
          <w:p w:rsidRPr="00A8735B" w:rsidR="008659E7" w:rsidP="00BF4985" w:rsidRDefault="008659E7" w14:paraId="5FD23F61"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218A0212</w:t>
            </w:r>
          </w:p>
        </w:tc>
        <w:tc>
          <w:tcPr>
            <w:tcW w:w="2013" w:type="dxa"/>
            <w:shd w:val="clear" w:color="auto" w:fill="FFFFFF" w:themeFill="background1"/>
            <w:tcMar/>
            <w:vAlign w:val="center"/>
            <w:hideMark/>
          </w:tcPr>
          <w:p w:rsidRPr="00A8735B" w:rsidR="008659E7" w:rsidP="00BF4985" w:rsidRDefault="008659E7" w14:paraId="1FD659F0"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11.85</w:t>
            </w:r>
          </w:p>
        </w:tc>
        <w:tc>
          <w:tcPr>
            <w:tcW w:w="1843" w:type="dxa"/>
            <w:shd w:val="clear" w:color="auto" w:fill="FFFFFF" w:themeFill="background1"/>
            <w:tcMar/>
            <w:vAlign w:val="center"/>
            <w:hideMark/>
          </w:tcPr>
          <w:p w:rsidRPr="00A8735B" w:rsidR="008659E7" w:rsidP="00BF4985" w:rsidRDefault="008659E7" w14:paraId="7D44FCAA"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3.22</w:t>
            </w:r>
          </w:p>
        </w:tc>
        <w:tc>
          <w:tcPr>
            <w:tcW w:w="2126" w:type="dxa"/>
            <w:shd w:val="clear" w:color="auto" w:fill="FFFFFF" w:themeFill="background1"/>
            <w:tcMar/>
            <w:vAlign w:val="center"/>
            <w:hideMark/>
          </w:tcPr>
          <w:p w:rsidRPr="00A8735B" w:rsidR="008659E7" w:rsidP="00BF4985" w:rsidRDefault="008659E7" w14:paraId="5A9DF39A"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5286.89</w:t>
            </w:r>
          </w:p>
        </w:tc>
        <w:tc>
          <w:tcPr>
            <w:tcW w:w="1860" w:type="dxa"/>
            <w:shd w:val="clear" w:color="auto" w:fill="FFFFFF" w:themeFill="background1"/>
            <w:tcMar/>
            <w:vAlign w:val="center"/>
            <w:hideMark/>
          </w:tcPr>
          <w:p w:rsidRPr="00A8735B" w:rsidR="008659E7" w:rsidP="00BF4985" w:rsidRDefault="008659E7" w14:paraId="78973FDF"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267.05</w:t>
            </w:r>
          </w:p>
        </w:tc>
      </w:tr>
      <w:tr w:rsidRPr="008659E7" w:rsidR="00BF4985" w:rsidTr="1904E64F" w14:paraId="72FE0753" w14:textId="77777777">
        <w:trPr>
          <w:trHeight w:val="300"/>
        </w:trPr>
        <w:tc>
          <w:tcPr>
            <w:tcW w:w="1668" w:type="dxa"/>
            <w:shd w:val="clear" w:color="auto" w:fill="FFFFFF" w:themeFill="background1"/>
            <w:tcMar/>
            <w:vAlign w:val="center"/>
            <w:hideMark/>
          </w:tcPr>
          <w:p w:rsidRPr="00A8735B" w:rsidR="008659E7" w:rsidP="00BF4985" w:rsidRDefault="008659E7" w14:paraId="36319BA9"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218A0255</w:t>
            </w:r>
          </w:p>
        </w:tc>
        <w:tc>
          <w:tcPr>
            <w:tcW w:w="2013" w:type="dxa"/>
            <w:shd w:val="clear" w:color="auto" w:fill="FFFFFF" w:themeFill="background1"/>
            <w:tcMar/>
            <w:vAlign w:val="center"/>
            <w:hideMark/>
          </w:tcPr>
          <w:p w:rsidRPr="00A8735B" w:rsidR="008659E7" w:rsidP="00BF4985" w:rsidRDefault="008659E7" w14:paraId="282D6947"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16.85</w:t>
            </w:r>
          </w:p>
        </w:tc>
        <w:tc>
          <w:tcPr>
            <w:tcW w:w="1843" w:type="dxa"/>
            <w:shd w:val="clear" w:color="auto" w:fill="FFFFFF" w:themeFill="background1"/>
            <w:tcMar/>
            <w:vAlign w:val="center"/>
            <w:hideMark/>
          </w:tcPr>
          <w:p w:rsidRPr="00A8735B" w:rsidR="008659E7" w:rsidP="00BF4985" w:rsidRDefault="008659E7" w14:paraId="712C9C2F"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4.59</w:t>
            </w:r>
          </w:p>
        </w:tc>
        <w:tc>
          <w:tcPr>
            <w:tcW w:w="2126" w:type="dxa"/>
            <w:shd w:val="clear" w:color="auto" w:fill="FFFFFF" w:themeFill="background1"/>
            <w:tcMar/>
            <w:vAlign w:val="center"/>
            <w:hideMark/>
          </w:tcPr>
          <w:p w:rsidRPr="00A8735B" w:rsidR="008659E7" w:rsidP="00BF4985" w:rsidRDefault="008659E7" w14:paraId="5770BDA5"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3762.77</w:t>
            </w:r>
          </w:p>
        </w:tc>
        <w:tc>
          <w:tcPr>
            <w:tcW w:w="1860" w:type="dxa"/>
            <w:shd w:val="clear" w:color="auto" w:fill="FFFFFF" w:themeFill="background1"/>
            <w:tcMar/>
            <w:vAlign w:val="center"/>
            <w:hideMark/>
          </w:tcPr>
          <w:p w:rsidRPr="00A8735B" w:rsidR="008659E7" w:rsidP="00BF4985" w:rsidRDefault="008659E7" w14:paraId="1B28457A"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273.06</w:t>
            </w:r>
          </w:p>
        </w:tc>
      </w:tr>
      <w:tr w:rsidRPr="008659E7" w:rsidR="00BF4985" w:rsidTr="1904E64F" w14:paraId="74BA1442" w14:textId="77777777">
        <w:trPr>
          <w:trHeight w:val="300"/>
        </w:trPr>
        <w:tc>
          <w:tcPr>
            <w:tcW w:w="1668" w:type="dxa"/>
            <w:shd w:val="clear" w:color="auto" w:fill="FFFFFF" w:themeFill="background1"/>
            <w:tcMar/>
            <w:vAlign w:val="center"/>
            <w:hideMark/>
          </w:tcPr>
          <w:p w:rsidRPr="00A8735B" w:rsidR="008659E7" w:rsidP="00BF4985" w:rsidRDefault="008659E7" w14:paraId="166BE93A"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218A0262</w:t>
            </w:r>
          </w:p>
        </w:tc>
        <w:tc>
          <w:tcPr>
            <w:tcW w:w="2013" w:type="dxa"/>
            <w:shd w:val="clear" w:color="auto" w:fill="FFFFFF" w:themeFill="background1"/>
            <w:tcMar/>
            <w:vAlign w:val="center"/>
            <w:hideMark/>
          </w:tcPr>
          <w:p w:rsidRPr="00A8735B" w:rsidR="008659E7" w:rsidP="00BF4985" w:rsidRDefault="008659E7" w14:paraId="44DF031A"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11.25</w:t>
            </w:r>
          </w:p>
        </w:tc>
        <w:tc>
          <w:tcPr>
            <w:tcW w:w="1843" w:type="dxa"/>
            <w:shd w:val="clear" w:color="auto" w:fill="FFFFFF" w:themeFill="background1"/>
            <w:tcMar/>
            <w:vAlign w:val="center"/>
            <w:hideMark/>
          </w:tcPr>
          <w:p w:rsidRPr="00A8735B" w:rsidR="008659E7" w:rsidP="00BF4985" w:rsidRDefault="008659E7" w14:paraId="3A86DCA7"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4.81</w:t>
            </w:r>
          </w:p>
        </w:tc>
        <w:tc>
          <w:tcPr>
            <w:tcW w:w="2126" w:type="dxa"/>
            <w:shd w:val="clear" w:color="auto" w:fill="FFFFFF" w:themeFill="background1"/>
            <w:tcMar/>
            <w:vAlign w:val="center"/>
            <w:hideMark/>
          </w:tcPr>
          <w:p w:rsidRPr="00A8735B" w:rsidR="008659E7" w:rsidP="00BF4985" w:rsidRDefault="008659E7" w14:paraId="62CBD532"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6443.03</w:t>
            </w:r>
          </w:p>
        </w:tc>
        <w:tc>
          <w:tcPr>
            <w:tcW w:w="1860" w:type="dxa"/>
            <w:shd w:val="clear" w:color="auto" w:fill="FFFFFF" w:themeFill="background1"/>
            <w:tcMar/>
            <w:vAlign w:val="center"/>
            <w:hideMark/>
          </w:tcPr>
          <w:p w:rsidRPr="00A8735B" w:rsidR="008659E7" w:rsidP="00BF4985" w:rsidRDefault="008659E7" w14:paraId="40BED9E6"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314.70</w:t>
            </w:r>
          </w:p>
        </w:tc>
      </w:tr>
      <w:tr w:rsidRPr="008659E7" w:rsidR="00BF4985" w:rsidTr="1904E64F" w14:paraId="660E32BA" w14:textId="77777777">
        <w:trPr>
          <w:trHeight w:val="300"/>
        </w:trPr>
        <w:tc>
          <w:tcPr>
            <w:tcW w:w="1668" w:type="dxa"/>
            <w:shd w:val="clear" w:color="auto" w:fill="FFFFFF" w:themeFill="background1"/>
            <w:tcMar/>
            <w:vAlign w:val="center"/>
            <w:hideMark/>
          </w:tcPr>
          <w:p w:rsidRPr="00A8735B" w:rsidR="008659E7" w:rsidP="00BF4985" w:rsidRDefault="008659E7" w14:paraId="21A821AA"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218A0281</w:t>
            </w:r>
          </w:p>
        </w:tc>
        <w:tc>
          <w:tcPr>
            <w:tcW w:w="2013" w:type="dxa"/>
            <w:shd w:val="clear" w:color="auto" w:fill="FFFFFF" w:themeFill="background1"/>
            <w:tcMar/>
            <w:vAlign w:val="center"/>
            <w:hideMark/>
          </w:tcPr>
          <w:p w:rsidRPr="00A8735B" w:rsidR="008659E7" w:rsidP="00BF4985" w:rsidRDefault="008659E7" w14:paraId="4A2029A2"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20.62</w:t>
            </w:r>
          </w:p>
        </w:tc>
        <w:tc>
          <w:tcPr>
            <w:tcW w:w="1843" w:type="dxa"/>
            <w:shd w:val="clear" w:color="auto" w:fill="FFFFFF" w:themeFill="background1"/>
            <w:tcMar/>
            <w:vAlign w:val="center"/>
            <w:hideMark/>
          </w:tcPr>
          <w:p w:rsidRPr="00A8735B" w:rsidR="008659E7" w:rsidP="00BF4985" w:rsidRDefault="008659E7" w14:paraId="4EEA1281"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6.76</w:t>
            </w:r>
          </w:p>
        </w:tc>
        <w:tc>
          <w:tcPr>
            <w:tcW w:w="2126" w:type="dxa"/>
            <w:shd w:val="clear" w:color="auto" w:fill="FFFFFF" w:themeFill="background1"/>
            <w:tcMar/>
            <w:vAlign w:val="center"/>
            <w:hideMark/>
          </w:tcPr>
          <w:p w:rsidRPr="00A8735B" w:rsidR="008659E7" w:rsidP="00BF4985" w:rsidRDefault="008659E7" w14:paraId="04D4B2DD"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2066.20</w:t>
            </w:r>
          </w:p>
        </w:tc>
        <w:tc>
          <w:tcPr>
            <w:tcW w:w="1860" w:type="dxa"/>
            <w:shd w:val="clear" w:color="auto" w:fill="FFFFFF" w:themeFill="background1"/>
            <w:tcMar/>
            <w:vAlign w:val="center"/>
            <w:hideMark/>
          </w:tcPr>
          <w:p w:rsidRPr="00A8735B" w:rsidR="008659E7" w:rsidP="00BF4985" w:rsidRDefault="008659E7" w14:paraId="6EDE6D26"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243.31</w:t>
            </w:r>
          </w:p>
        </w:tc>
      </w:tr>
      <w:tr w:rsidRPr="008659E7" w:rsidR="008659E7" w:rsidTr="1904E64F" w14:paraId="73D0C6BD" w14:textId="77777777">
        <w:trPr>
          <w:trHeight w:val="300"/>
        </w:trPr>
        <w:tc>
          <w:tcPr>
            <w:tcW w:w="9510" w:type="dxa"/>
            <w:gridSpan w:val="5"/>
            <w:shd w:val="clear" w:color="auto" w:fill="FFFFFF" w:themeFill="background1"/>
            <w:tcMar/>
            <w:vAlign w:val="center"/>
            <w:hideMark/>
          </w:tcPr>
          <w:p w:rsidRPr="00A8735B" w:rsidR="008659E7" w:rsidP="00BF4985" w:rsidRDefault="008659E7" w14:paraId="49BD0760"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Betula pendula</w:t>
            </w:r>
          </w:p>
        </w:tc>
      </w:tr>
      <w:tr w:rsidRPr="008659E7" w:rsidR="00BF4985" w:rsidTr="1904E64F" w14:paraId="7A214E79" w14:textId="77777777">
        <w:trPr>
          <w:trHeight w:val="300"/>
        </w:trPr>
        <w:tc>
          <w:tcPr>
            <w:tcW w:w="1668" w:type="dxa"/>
            <w:shd w:val="clear" w:color="auto" w:fill="FFFFFF" w:themeFill="background1"/>
            <w:tcMar/>
            <w:vAlign w:val="center"/>
            <w:hideMark/>
          </w:tcPr>
          <w:p w:rsidRPr="00A8735B" w:rsidR="008659E7" w:rsidP="00BF4985" w:rsidRDefault="008659E7" w14:paraId="2B652AD6"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218A0088</w:t>
            </w:r>
          </w:p>
        </w:tc>
        <w:tc>
          <w:tcPr>
            <w:tcW w:w="2013" w:type="dxa"/>
            <w:shd w:val="clear" w:color="auto" w:fill="FFFFFF" w:themeFill="background1"/>
            <w:tcMar/>
            <w:vAlign w:val="center"/>
            <w:hideMark/>
          </w:tcPr>
          <w:p w:rsidRPr="00A8735B" w:rsidR="008659E7" w:rsidP="00BF4985" w:rsidRDefault="008659E7" w14:paraId="6329160D"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2.93</w:t>
            </w:r>
          </w:p>
        </w:tc>
        <w:tc>
          <w:tcPr>
            <w:tcW w:w="1843" w:type="dxa"/>
            <w:shd w:val="clear" w:color="auto" w:fill="FFFFFF" w:themeFill="background1"/>
            <w:tcMar/>
            <w:vAlign w:val="center"/>
            <w:hideMark/>
          </w:tcPr>
          <w:p w:rsidRPr="00A8735B" w:rsidR="008659E7" w:rsidP="00BF4985" w:rsidRDefault="008659E7" w14:paraId="3A3FE769"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0.64</w:t>
            </w:r>
          </w:p>
        </w:tc>
        <w:tc>
          <w:tcPr>
            <w:tcW w:w="2126" w:type="dxa"/>
            <w:shd w:val="clear" w:color="auto" w:fill="FFFFFF" w:themeFill="background1"/>
            <w:tcMar/>
            <w:vAlign w:val="center"/>
            <w:hideMark/>
          </w:tcPr>
          <w:p w:rsidRPr="00A8735B" w:rsidR="008659E7" w:rsidP="00BF4985" w:rsidRDefault="008659E7" w14:paraId="409D7632"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839.11</w:t>
            </w:r>
          </w:p>
        </w:tc>
        <w:tc>
          <w:tcPr>
            <w:tcW w:w="1860" w:type="dxa"/>
            <w:shd w:val="clear" w:color="auto" w:fill="FFFFFF" w:themeFill="background1"/>
            <w:tcMar/>
            <w:vAlign w:val="center"/>
            <w:hideMark/>
          </w:tcPr>
          <w:p w:rsidRPr="00A8735B" w:rsidR="008659E7" w:rsidP="00BF4985" w:rsidRDefault="008659E7" w14:paraId="73CC27D7"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250.81</w:t>
            </w:r>
          </w:p>
        </w:tc>
      </w:tr>
      <w:tr w:rsidRPr="008659E7" w:rsidR="00BF4985" w:rsidTr="1904E64F" w14:paraId="6F9BAA92" w14:textId="77777777">
        <w:trPr>
          <w:trHeight w:val="300"/>
        </w:trPr>
        <w:tc>
          <w:tcPr>
            <w:tcW w:w="1668" w:type="dxa"/>
            <w:shd w:val="clear" w:color="auto" w:fill="FFFFFF" w:themeFill="background1"/>
            <w:tcMar/>
            <w:vAlign w:val="center"/>
            <w:hideMark/>
          </w:tcPr>
          <w:p w:rsidRPr="00A8735B" w:rsidR="008659E7" w:rsidP="00BF4985" w:rsidRDefault="008659E7" w14:paraId="6ACC8365"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218A0104</w:t>
            </w:r>
          </w:p>
        </w:tc>
        <w:tc>
          <w:tcPr>
            <w:tcW w:w="2013" w:type="dxa"/>
            <w:shd w:val="clear" w:color="auto" w:fill="FFFFFF" w:themeFill="background1"/>
            <w:tcMar/>
            <w:vAlign w:val="center"/>
            <w:hideMark/>
          </w:tcPr>
          <w:p w:rsidRPr="00A8735B" w:rsidR="008659E7" w:rsidP="00BF4985" w:rsidRDefault="008659E7" w14:paraId="42D9BB3E"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3.25</w:t>
            </w:r>
          </w:p>
        </w:tc>
        <w:tc>
          <w:tcPr>
            <w:tcW w:w="1843" w:type="dxa"/>
            <w:shd w:val="clear" w:color="auto" w:fill="FFFFFF" w:themeFill="background1"/>
            <w:tcMar/>
            <w:vAlign w:val="center"/>
            <w:hideMark/>
          </w:tcPr>
          <w:p w:rsidRPr="00A8735B" w:rsidR="008659E7" w:rsidP="00BF4985" w:rsidRDefault="008659E7" w14:paraId="35F1159C"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1.82</w:t>
            </w:r>
          </w:p>
        </w:tc>
        <w:tc>
          <w:tcPr>
            <w:tcW w:w="2126" w:type="dxa"/>
            <w:shd w:val="clear" w:color="auto" w:fill="FFFFFF" w:themeFill="background1"/>
            <w:tcMar/>
            <w:vAlign w:val="center"/>
            <w:hideMark/>
          </w:tcPr>
          <w:p w:rsidRPr="00A8735B" w:rsidR="008659E7" w:rsidP="00BF4985" w:rsidRDefault="008659E7" w14:paraId="7CD6E493"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3025.22</w:t>
            </w:r>
          </w:p>
        </w:tc>
        <w:tc>
          <w:tcPr>
            <w:tcW w:w="1860" w:type="dxa"/>
            <w:shd w:val="clear" w:color="auto" w:fill="FFFFFF" w:themeFill="background1"/>
            <w:tcMar/>
            <w:vAlign w:val="center"/>
            <w:hideMark/>
          </w:tcPr>
          <w:p w:rsidRPr="00A8735B" w:rsidR="008659E7" w:rsidP="00BF4985" w:rsidRDefault="008659E7" w14:paraId="5B0BD29D"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250.40</w:t>
            </w:r>
          </w:p>
        </w:tc>
      </w:tr>
      <w:tr w:rsidRPr="008659E7" w:rsidR="00BF4985" w:rsidTr="1904E64F" w14:paraId="742E462F" w14:textId="77777777">
        <w:trPr>
          <w:trHeight w:val="300"/>
        </w:trPr>
        <w:tc>
          <w:tcPr>
            <w:tcW w:w="1668" w:type="dxa"/>
            <w:shd w:val="clear" w:color="auto" w:fill="FFFFFF" w:themeFill="background1"/>
            <w:tcMar/>
            <w:vAlign w:val="center"/>
            <w:hideMark/>
          </w:tcPr>
          <w:p w:rsidRPr="00A8735B" w:rsidR="008659E7" w:rsidP="00BF4985" w:rsidRDefault="008659E7" w14:paraId="41EBA590"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218A0210</w:t>
            </w:r>
          </w:p>
        </w:tc>
        <w:tc>
          <w:tcPr>
            <w:tcW w:w="2013" w:type="dxa"/>
            <w:shd w:val="clear" w:color="auto" w:fill="FFFFFF" w:themeFill="background1"/>
            <w:tcMar/>
            <w:vAlign w:val="center"/>
            <w:hideMark/>
          </w:tcPr>
          <w:p w:rsidRPr="00A8735B" w:rsidR="008659E7" w:rsidP="00BF4985" w:rsidRDefault="008659E7" w14:paraId="083B6F57"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2.98</w:t>
            </w:r>
          </w:p>
        </w:tc>
        <w:tc>
          <w:tcPr>
            <w:tcW w:w="1843" w:type="dxa"/>
            <w:shd w:val="clear" w:color="auto" w:fill="FFFFFF" w:themeFill="background1"/>
            <w:tcMar/>
            <w:vAlign w:val="center"/>
            <w:hideMark/>
          </w:tcPr>
          <w:p w:rsidRPr="00A8735B" w:rsidR="008659E7" w:rsidP="00BF4985" w:rsidRDefault="008659E7" w14:paraId="6B2B10E7"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2.03</w:t>
            </w:r>
          </w:p>
        </w:tc>
        <w:tc>
          <w:tcPr>
            <w:tcW w:w="2126" w:type="dxa"/>
            <w:shd w:val="clear" w:color="auto" w:fill="FFFFFF" w:themeFill="background1"/>
            <w:tcMar/>
            <w:vAlign w:val="center"/>
            <w:hideMark/>
          </w:tcPr>
          <w:p w:rsidRPr="00A8735B" w:rsidR="008659E7" w:rsidP="00BF4985" w:rsidRDefault="008659E7" w14:paraId="6E3465E0"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2804.55</w:t>
            </w:r>
          </w:p>
        </w:tc>
        <w:tc>
          <w:tcPr>
            <w:tcW w:w="1860" w:type="dxa"/>
            <w:shd w:val="clear" w:color="auto" w:fill="FFFFFF" w:themeFill="background1"/>
            <w:tcMar/>
            <w:vAlign w:val="center"/>
            <w:hideMark/>
          </w:tcPr>
          <w:p w:rsidRPr="00A8735B" w:rsidR="008659E7" w:rsidP="00BF4985" w:rsidRDefault="008659E7" w14:paraId="6B353B3B"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267.52</w:t>
            </w:r>
          </w:p>
        </w:tc>
      </w:tr>
      <w:tr w:rsidRPr="008659E7" w:rsidR="00BF4985" w:rsidTr="1904E64F" w14:paraId="20F8D763" w14:textId="77777777">
        <w:trPr>
          <w:trHeight w:val="300"/>
        </w:trPr>
        <w:tc>
          <w:tcPr>
            <w:tcW w:w="1668" w:type="dxa"/>
            <w:shd w:val="clear" w:color="auto" w:fill="FFFFFF" w:themeFill="background1"/>
            <w:tcMar/>
            <w:vAlign w:val="center"/>
            <w:hideMark/>
          </w:tcPr>
          <w:p w:rsidRPr="00A8735B" w:rsidR="008659E7" w:rsidP="00BF4985" w:rsidRDefault="008659E7" w14:paraId="2E476DBD"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218A0285</w:t>
            </w:r>
          </w:p>
        </w:tc>
        <w:tc>
          <w:tcPr>
            <w:tcW w:w="2013" w:type="dxa"/>
            <w:shd w:val="clear" w:color="auto" w:fill="FFFFFF" w:themeFill="background1"/>
            <w:tcMar/>
            <w:vAlign w:val="center"/>
            <w:hideMark/>
          </w:tcPr>
          <w:p w:rsidRPr="00A8735B" w:rsidR="008659E7" w:rsidP="00BF4985" w:rsidRDefault="008659E7" w14:paraId="0549BE76"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3.79</w:t>
            </w:r>
          </w:p>
        </w:tc>
        <w:tc>
          <w:tcPr>
            <w:tcW w:w="1843" w:type="dxa"/>
            <w:shd w:val="clear" w:color="auto" w:fill="FFFFFF" w:themeFill="background1"/>
            <w:tcMar/>
            <w:vAlign w:val="center"/>
            <w:hideMark/>
          </w:tcPr>
          <w:p w:rsidRPr="00A8735B" w:rsidR="008659E7" w:rsidP="00BF4985" w:rsidRDefault="008659E7" w14:paraId="791C5D53"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2.80</w:t>
            </w:r>
          </w:p>
        </w:tc>
        <w:tc>
          <w:tcPr>
            <w:tcW w:w="2126" w:type="dxa"/>
            <w:shd w:val="clear" w:color="auto" w:fill="FFFFFF" w:themeFill="background1"/>
            <w:tcMar/>
            <w:vAlign w:val="center"/>
            <w:hideMark/>
          </w:tcPr>
          <w:p w:rsidRPr="00A8735B" w:rsidR="008659E7" w:rsidP="00BF4985" w:rsidRDefault="008659E7" w14:paraId="50353CA7"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3923.20</w:t>
            </w:r>
          </w:p>
        </w:tc>
        <w:tc>
          <w:tcPr>
            <w:tcW w:w="1860" w:type="dxa"/>
            <w:shd w:val="clear" w:color="auto" w:fill="FFFFFF" w:themeFill="background1"/>
            <w:tcMar/>
            <w:vAlign w:val="center"/>
            <w:hideMark/>
          </w:tcPr>
          <w:p w:rsidRPr="00A8735B" w:rsidR="008659E7" w:rsidP="00BF4985" w:rsidRDefault="008659E7" w14:paraId="2564A41E"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270.45</w:t>
            </w:r>
          </w:p>
        </w:tc>
      </w:tr>
      <w:tr w:rsidRPr="008659E7" w:rsidR="008659E7" w:rsidTr="1904E64F" w14:paraId="0DAD136F" w14:textId="77777777">
        <w:trPr>
          <w:trHeight w:val="300"/>
        </w:trPr>
        <w:tc>
          <w:tcPr>
            <w:tcW w:w="9510" w:type="dxa"/>
            <w:gridSpan w:val="5"/>
            <w:shd w:val="clear" w:color="auto" w:fill="FFFFFF" w:themeFill="background1"/>
            <w:tcMar/>
            <w:vAlign w:val="center"/>
            <w:hideMark/>
          </w:tcPr>
          <w:p w:rsidRPr="00A8735B" w:rsidR="008659E7" w:rsidP="00BF4985" w:rsidRDefault="008659E7" w14:paraId="056BA532"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Larix sibirica</w:t>
            </w:r>
          </w:p>
        </w:tc>
      </w:tr>
      <w:tr w:rsidRPr="008659E7" w:rsidR="00BF4985" w:rsidTr="1904E64F" w14:paraId="31E994AB" w14:textId="77777777">
        <w:trPr>
          <w:trHeight w:val="300"/>
        </w:trPr>
        <w:tc>
          <w:tcPr>
            <w:tcW w:w="1668" w:type="dxa"/>
            <w:shd w:val="clear" w:color="auto" w:fill="FFFFFF" w:themeFill="background1"/>
            <w:tcMar/>
            <w:vAlign w:val="center"/>
            <w:hideMark/>
          </w:tcPr>
          <w:p w:rsidRPr="00A8735B" w:rsidR="008659E7" w:rsidP="00BF4985" w:rsidRDefault="008659E7" w14:paraId="43CF3981"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218A0079</w:t>
            </w:r>
          </w:p>
        </w:tc>
        <w:tc>
          <w:tcPr>
            <w:tcW w:w="2013" w:type="dxa"/>
            <w:shd w:val="clear" w:color="auto" w:fill="FFFFFF" w:themeFill="background1"/>
            <w:tcMar/>
            <w:vAlign w:val="center"/>
            <w:hideMark/>
          </w:tcPr>
          <w:p w:rsidRPr="00A8735B" w:rsidR="008659E7" w:rsidP="00BF4985" w:rsidRDefault="008659E7" w14:paraId="7FDDDBD5"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8.45</w:t>
            </w:r>
          </w:p>
        </w:tc>
        <w:tc>
          <w:tcPr>
            <w:tcW w:w="1843" w:type="dxa"/>
            <w:shd w:val="clear" w:color="auto" w:fill="FFFFFF" w:themeFill="background1"/>
            <w:tcMar/>
            <w:vAlign w:val="center"/>
            <w:hideMark/>
          </w:tcPr>
          <w:p w:rsidRPr="00A8735B" w:rsidR="008659E7" w:rsidP="00BF4985" w:rsidRDefault="008659E7" w14:paraId="7D476FA3"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3.13</w:t>
            </w:r>
          </w:p>
        </w:tc>
        <w:tc>
          <w:tcPr>
            <w:tcW w:w="2126" w:type="dxa"/>
            <w:shd w:val="clear" w:color="auto" w:fill="FFFFFF" w:themeFill="background1"/>
            <w:tcMar/>
            <w:vAlign w:val="center"/>
            <w:hideMark/>
          </w:tcPr>
          <w:p w:rsidRPr="00A8735B" w:rsidR="008659E7" w:rsidP="00BF4985" w:rsidRDefault="008659E7" w14:paraId="3892CAC2"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2633.33</w:t>
            </w:r>
          </w:p>
        </w:tc>
        <w:tc>
          <w:tcPr>
            <w:tcW w:w="1860" w:type="dxa"/>
            <w:shd w:val="clear" w:color="auto" w:fill="FFFFFF" w:themeFill="background1"/>
            <w:tcMar/>
            <w:vAlign w:val="center"/>
            <w:hideMark/>
          </w:tcPr>
          <w:p w:rsidRPr="00A8735B" w:rsidR="008659E7" w:rsidP="00BF4985" w:rsidRDefault="008659E7" w14:paraId="727948C5"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305.54</w:t>
            </w:r>
          </w:p>
        </w:tc>
      </w:tr>
      <w:tr w:rsidRPr="008659E7" w:rsidR="00BF4985" w:rsidTr="1904E64F" w14:paraId="1C069CBE" w14:textId="77777777">
        <w:trPr>
          <w:trHeight w:val="300"/>
        </w:trPr>
        <w:tc>
          <w:tcPr>
            <w:tcW w:w="1668" w:type="dxa"/>
            <w:shd w:val="clear" w:color="auto" w:fill="FFFFFF" w:themeFill="background1"/>
            <w:tcMar/>
            <w:vAlign w:val="center"/>
            <w:hideMark/>
          </w:tcPr>
          <w:p w:rsidRPr="00A8735B" w:rsidR="008659E7" w:rsidP="00BF4985" w:rsidRDefault="008659E7" w14:paraId="68F93B8F"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218A0138</w:t>
            </w:r>
          </w:p>
        </w:tc>
        <w:tc>
          <w:tcPr>
            <w:tcW w:w="2013" w:type="dxa"/>
            <w:shd w:val="clear" w:color="auto" w:fill="FFFFFF" w:themeFill="background1"/>
            <w:tcMar/>
            <w:vAlign w:val="center"/>
            <w:hideMark/>
          </w:tcPr>
          <w:p w:rsidRPr="00A8735B" w:rsidR="008659E7" w:rsidP="00BF4985" w:rsidRDefault="008659E7" w14:paraId="3C6EDC2E"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10.43</w:t>
            </w:r>
          </w:p>
        </w:tc>
        <w:tc>
          <w:tcPr>
            <w:tcW w:w="1843" w:type="dxa"/>
            <w:shd w:val="clear" w:color="auto" w:fill="FFFFFF" w:themeFill="background1"/>
            <w:tcMar/>
            <w:vAlign w:val="center"/>
            <w:hideMark/>
          </w:tcPr>
          <w:p w:rsidRPr="00A8735B" w:rsidR="008659E7" w:rsidP="00BF4985" w:rsidRDefault="008659E7" w14:paraId="04019486"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4.93</w:t>
            </w:r>
          </w:p>
        </w:tc>
        <w:tc>
          <w:tcPr>
            <w:tcW w:w="2126" w:type="dxa"/>
            <w:shd w:val="clear" w:color="auto" w:fill="FFFFFF" w:themeFill="background1"/>
            <w:tcMar/>
            <w:vAlign w:val="center"/>
            <w:hideMark/>
          </w:tcPr>
          <w:p w:rsidRPr="00A8735B" w:rsidR="008659E7" w:rsidP="00BF4985" w:rsidRDefault="008659E7" w14:paraId="4BAB9AEA"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4491.73</w:t>
            </w:r>
          </w:p>
        </w:tc>
        <w:tc>
          <w:tcPr>
            <w:tcW w:w="1860" w:type="dxa"/>
            <w:shd w:val="clear" w:color="auto" w:fill="FFFFFF" w:themeFill="background1"/>
            <w:tcMar/>
            <w:vAlign w:val="center"/>
            <w:hideMark/>
          </w:tcPr>
          <w:p w:rsidRPr="00A8735B" w:rsidR="008659E7" w:rsidP="00BF4985" w:rsidRDefault="008659E7" w14:paraId="1162F2BB"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264.36</w:t>
            </w:r>
          </w:p>
        </w:tc>
      </w:tr>
      <w:tr w:rsidRPr="008659E7" w:rsidR="00BF4985" w:rsidTr="1904E64F" w14:paraId="14947FC1" w14:textId="77777777">
        <w:trPr>
          <w:trHeight w:val="300"/>
        </w:trPr>
        <w:tc>
          <w:tcPr>
            <w:tcW w:w="1668" w:type="dxa"/>
            <w:shd w:val="clear" w:color="auto" w:fill="FFFFFF" w:themeFill="background1"/>
            <w:tcMar/>
            <w:vAlign w:val="center"/>
            <w:hideMark/>
          </w:tcPr>
          <w:p w:rsidRPr="00A8735B" w:rsidR="008659E7" w:rsidP="00BF4985" w:rsidRDefault="008659E7" w14:paraId="44B7F054"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218A0277</w:t>
            </w:r>
          </w:p>
        </w:tc>
        <w:tc>
          <w:tcPr>
            <w:tcW w:w="2013" w:type="dxa"/>
            <w:shd w:val="clear" w:color="auto" w:fill="FFFFFF" w:themeFill="background1"/>
            <w:tcMar/>
            <w:vAlign w:val="center"/>
            <w:hideMark/>
          </w:tcPr>
          <w:p w:rsidRPr="00A8735B" w:rsidR="008659E7" w:rsidP="00BF4985" w:rsidRDefault="008659E7" w14:paraId="5F8B8F0B"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5.47</w:t>
            </w:r>
          </w:p>
        </w:tc>
        <w:tc>
          <w:tcPr>
            <w:tcW w:w="1843" w:type="dxa"/>
            <w:shd w:val="clear" w:color="auto" w:fill="FFFFFF" w:themeFill="background1"/>
            <w:tcMar/>
            <w:vAlign w:val="center"/>
            <w:hideMark/>
          </w:tcPr>
          <w:p w:rsidRPr="00A8735B" w:rsidR="008659E7" w:rsidP="00BF4985" w:rsidRDefault="008659E7" w14:paraId="07FB929C"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2.25</w:t>
            </w:r>
          </w:p>
        </w:tc>
        <w:tc>
          <w:tcPr>
            <w:tcW w:w="2126" w:type="dxa"/>
            <w:shd w:val="clear" w:color="auto" w:fill="FFFFFF" w:themeFill="background1"/>
            <w:tcMar/>
            <w:vAlign w:val="center"/>
            <w:hideMark/>
          </w:tcPr>
          <w:p w:rsidRPr="00A8735B" w:rsidR="008659E7" w:rsidP="00BF4985" w:rsidRDefault="008659E7" w14:paraId="59341694"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3738.55</w:t>
            </w:r>
          </w:p>
        </w:tc>
        <w:tc>
          <w:tcPr>
            <w:tcW w:w="1860" w:type="dxa"/>
            <w:shd w:val="clear" w:color="auto" w:fill="FFFFFF" w:themeFill="background1"/>
            <w:tcMar/>
            <w:vAlign w:val="center"/>
            <w:hideMark/>
          </w:tcPr>
          <w:p w:rsidRPr="00A8735B" w:rsidR="008659E7" w:rsidP="00BF4985" w:rsidRDefault="008659E7" w14:paraId="3E53168A"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242.04</w:t>
            </w:r>
          </w:p>
        </w:tc>
      </w:tr>
      <w:tr w:rsidRPr="008659E7" w:rsidR="008659E7" w:rsidTr="1904E64F" w14:paraId="364D3D74" w14:textId="77777777">
        <w:trPr>
          <w:trHeight w:val="300"/>
        </w:trPr>
        <w:tc>
          <w:tcPr>
            <w:tcW w:w="9510" w:type="dxa"/>
            <w:gridSpan w:val="5"/>
            <w:shd w:val="clear" w:color="auto" w:fill="FFFFFF" w:themeFill="background1"/>
            <w:tcMar/>
            <w:vAlign w:val="center"/>
            <w:hideMark/>
          </w:tcPr>
          <w:p w:rsidRPr="00A8735B" w:rsidR="008659E7" w:rsidP="00BF4985" w:rsidRDefault="008659E7" w14:paraId="1FF5DDDD"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Tilia cordata</w:t>
            </w:r>
          </w:p>
        </w:tc>
      </w:tr>
      <w:tr w:rsidRPr="008659E7" w:rsidR="00BF4985" w:rsidTr="1904E64F" w14:paraId="04EF9CE2" w14:textId="77777777">
        <w:trPr>
          <w:trHeight w:val="300"/>
        </w:trPr>
        <w:tc>
          <w:tcPr>
            <w:tcW w:w="1668" w:type="dxa"/>
            <w:shd w:val="clear" w:color="auto" w:fill="FFFFFF" w:themeFill="background1"/>
            <w:tcMar/>
            <w:vAlign w:val="center"/>
            <w:hideMark/>
          </w:tcPr>
          <w:p w:rsidRPr="00A8735B" w:rsidR="008659E7" w:rsidP="00BF4985" w:rsidRDefault="008659E7" w14:paraId="4C3B60A2"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218A0111</w:t>
            </w:r>
          </w:p>
        </w:tc>
        <w:tc>
          <w:tcPr>
            <w:tcW w:w="2013" w:type="dxa"/>
            <w:shd w:val="clear" w:color="auto" w:fill="FFFFFF" w:themeFill="background1"/>
            <w:tcMar/>
            <w:vAlign w:val="center"/>
            <w:hideMark/>
          </w:tcPr>
          <w:p w:rsidRPr="00A8735B" w:rsidR="008659E7" w:rsidP="00BF4985" w:rsidRDefault="008659E7" w14:paraId="1CF70A5C"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8.39</w:t>
            </w:r>
          </w:p>
        </w:tc>
        <w:tc>
          <w:tcPr>
            <w:tcW w:w="1843" w:type="dxa"/>
            <w:shd w:val="clear" w:color="auto" w:fill="FFFFFF" w:themeFill="background1"/>
            <w:tcMar/>
            <w:vAlign w:val="center"/>
            <w:hideMark/>
          </w:tcPr>
          <w:p w:rsidRPr="00A8735B" w:rsidR="008659E7" w:rsidP="00BF4985" w:rsidRDefault="008659E7" w14:paraId="4C55274A"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3.52</w:t>
            </w:r>
          </w:p>
        </w:tc>
        <w:tc>
          <w:tcPr>
            <w:tcW w:w="2126" w:type="dxa"/>
            <w:shd w:val="clear" w:color="auto" w:fill="FFFFFF" w:themeFill="background1"/>
            <w:tcMar/>
            <w:vAlign w:val="center"/>
            <w:hideMark/>
          </w:tcPr>
          <w:p w:rsidRPr="00A8735B" w:rsidR="008659E7" w:rsidP="00BF4985" w:rsidRDefault="008659E7" w14:paraId="79D120BD"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4275.98</w:t>
            </w:r>
          </w:p>
        </w:tc>
        <w:tc>
          <w:tcPr>
            <w:tcW w:w="1860" w:type="dxa"/>
            <w:shd w:val="clear" w:color="auto" w:fill="FFFFFF" w:themeFill="background1"/>
            <w:tcMar/>
            <w:vAlign w:val="center"/>
            <w:hideMark/>
          </w:tcPr>
          <w:p w:rsidRPr="00A8735B" w:rsidR="008659E7" w:rsidP="00BF4985" w:rsidRDefault="008659E7" w14:paraId="66E1F136"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275.23</w:t>
            </w:r>
          </w:p>
        </w:tc>
      </w:tr>
      <w:tr w:rsidRPr="008659E7" w:rsidR="00BF4985" w:rsidTr="1904E64F" w14:paraId="62F94053" w14:textId="77777777">
        <w:trPr>
          <w:trHeight w:val="300"/>
        </w:trPr>
        <w:tc>
          <w:tcPr>
            <w:tcW w:w="1668" w:type="dxa"/>
            <w:shd w:val="clear" w:color="auto" w:fill="FFFFFF" w:themeFill="background1"/>
            <w:tcMar/>
            <w:vAlign w:val="center"/>
            <w:hideMark/>
          </w:tcPr>
          <w:p w:rsidRPr="00A8735B" w:rsidR="008659E7" w:rsidP="00BF4985" w:rsidRDefault="008659E7" w14:paraId="77622BAB"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218A0121</w:t>
            </w:r>
          </w:p>
        </w:tc>
        <w:tc>
          <w:tcPr>
            <w:tcW w:w="2013" w:type="dxa"/>
            <w:shd w:val="clear" w:color="auto" w:fill="FFFFFF" w:themeFill="background1"/>
            <w:tcMar/>
            <w:vAlign w:val="center"/>
            <w:hideMark/>
          </w:tcPr>
          <w:p w:rsidRPr="00A8735B" w:rsidR="008659E7" w:rsidP="00BF4985" w:rsidRDefault="008659E7" w14:paraId="0C32275A"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21.04</w:t>
            </w:r>
          </w:p>
        </w:tc>
        <w:tc>
          <w:tcPr>
            <w:tcW w:w="1843" w:type="dxa"/>
            <w:shd w:val="clear" w:color="auto" w:fill="FFFFFF" w:themeFill="background1"/>
            <w:tcMar/>
            <w:vAlign w:val="center"/>
            <w:hideMark/>
          </w:tcPr>
          <w:p w:rsidRPr="00A8735B" w:rsidR="008659E7" w:rsidP="00BF4985" w:rsidRDefault="008659E7" w14:paraId="7B1C4E48"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4.99</w:t>
            </w:r>
          </w:p>
        </w:tc>
        <w:tc>
          <w:tcPr>
            <w:tcW w:w="2126" w:type="dxa"/>
            <w:shd w:val="clear" w:color="auto" w:fill="FFFFFF" w:themeFill="background1"/>
            <w:tcMar/>
            <w:vAlign w:val="center"/>
            <w:hideMark/>
          </w:tcPr>
          <w:p w:rsidRPr="00A8735B" w:rsidR="008659E7" w:rsidP="00BF4985" w:rsidRDefault="008659E7" w14:paraId="07F40EE7"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7670.72</w:t>
            </w:r>
          </w:p>
        </w:tc>
        <w:tc>
          <w:tcPr>
            <w:tcW w:w="1860" w:type="dxa"/>
            <w:shd w:val="clear" w:color="auto" w:fill="FFFFFF" w:themeFill="background1"/>
            <w:tcMar/>
            <w:vAlign w:val="center"/>
            <w:hideMark/>
          </w:tcPr>
          <w:p w:rsidRPr="00A8735B" w:rsidR="008659E7" w:rsidP="00BF4985" w:rsidRDefault="008659E7" w14:paraId="38EC7961"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276.89</w:t>
            </w:r>
          </w:p>
        </w:tc>
      </w:tr>
      <w:tr w:rsidRPr="008659E7" w:rsidR="00BF4985" w:rsidTr="1904E64F" w14:paraId="376EF150" w14:textId="77777777">
        <w:trPr>
          <w:trHeight w:val="300"/>
        </w:trPr>
        <w:tc>
          <w:tcPr>
            <w:tcW w:w="1668" w:type="dxa"/>
            <w:shd w:val="clear" w:color="auto" w:fill="FFFFFF" w:themeFill="background1"/>
            <w:tcMar/>
            <w:vAlign w:val="center"/>
            <w:hideMark/>
          </w:tcPr>
          <w:p w:rsidRPr="00A8735B" w:rsidR="008659E7" w:rsidP="00BF4985" w:rsidRDefault="008659E7" w14:paraId="0F2591F0"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218A0153</w:t>
            </w:r>
          </w:p>
        </w:tc>
        <w:tc>
          <w:tcPr>
            <w:tcW w:w="2013" w:type="dxa"/>
            <w:shd w:val="clear" w:color="auto" w:fill="FFFFFF" w:themeFill="background1"/>
            <w:tcMar/>
            <w:vAlign w:val="center"/>
            <w:hideMark/>
          </w:tcPr>
          <w:p w:rsidRPr="00A8735B" w:rsidR="008659E7" w:rsidP="00BF4985" w:rsidRDefault="008659E7" w14:paraId="2F5C593D"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14.98</w:t>
            </w:r>
          </w:p>
        </w:tc>
        <w:tc>
          <w:tcPr>
            <w:tcW w:w="1843" w:type="dxa"/>
            <w:shd w:val="clear" w:color="auto" w:fill="FFFFFF" w:themeFill="background1"/>
            <w:tcMar/>
            <w:vAlign w:val="center"/>
            <w:hideMark/>
          </w:tcPr>
          <w:p w:rsidRPr="00A8735B" w:rsidR="008659E7" w:rsidP="00BF4985" w:rsidRDefault="008659E7" w14:paraId="04D843B8"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3.72</w:t>
            </w:r>
          </w:p>
        </w:tc>
        <w:tc>
          <w:tcPr>
            <w:tcW w:w="2126" w:type="dxa"/>
            <w:shd w:val="clear" w:color="auto" w:fill="FFFFFF" w:themeFill="background1"/>
            <w:tcMar/>
            <w:vAlign w:val="center"/>
            <w:hideMark/>
          </w:tcPr>
          <w:p w:rsidRPr="00A8735B" w:rsidR="008659E7" w:rsidP="00BF4985" w:rsidRDefault="008659E7" w14:paraId="77AA930D"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6254.02</w:t>
            </w:r>
          </w:p>
        </w:tc>
        <w:tc>
          <w:tcPr>
            <w:tcW w:w="1860" w:type="dxa"/>
            <w:shd w:val="clear" w:color="auto" w:fill="FFFFFF" w:themeFill="background1"/>
            <w:tcMar/>
            <w:vAlign w:val="center"/>
            <w:hideMark/>
          </w:tcPr>
          <w:p w:rsidRPr="00A8735B" w:rsidR="008659E7" w:rsidP="00BF4985" w:rsidRDefault="008659E7" w14:paraId="65D8562D"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299.00</w:t>
            </w:r>
          </w:p>
        </w:tc>
      </w:tr>
      <w:tr w:rsidRPr="008659E7" w:rsidR="00BF4985" w:rsidTr="1904E64F" w14:paraId="35F78AB8" w14:textId="77777777">
        <w:trPr>
          <w:trHeight w:val="300"/>
        </w:trPr>
        <w:tc>
          <w:tcPr>
            <w:tcW w:w="1668" w:type="dxa"/>
            <w:shd w:val="clear" w:color="auto" w:fill="FFFFFF" w:themeFill="background1"/>
            <w:tcMar/>
            <w:vAlign w:val="center"/>
            <w:hideMark/>
          </w:tcPr>
          <w:p w:rsidRPr="00A8735B" w:rsidR="008659E7" w:rsidP="00BF4985" w:rsidRDefault="008659E7" w14:paraId="362C524B"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218A0186</w:t>
            </w:r>
          </w:p>
        </w:tc>
        <w:tc>
          <w:tcPr>
            <w:tcW w:w="2013" w:type="dxa"/>
            <w:shd w:val="clear" w:color="auto" w:fill="FFFFFF" w:themeFill="background1"/>
            <w:tcMar/>
            <w:vAlign w:val="center"/>
            <w:hideMark/>
          </w:tcPr>
          <w:p w:rsidRPr="00A8735B" w:rsidR="008659E7" w:rsidP="00BF4985" w:rsidRDefault="008659E7" w14:paraId="5D5DE4FB"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24.40</w:t>
            </w:r>
          </w:p>
        </w:tc>
        <w:tc>
          <w:tcPr>
            <w:tcW w:w="1843" w:type="dxa"/>
            <w:shd w:val="clear" w:color="auto" w:fill="FFFFFF" w:themeFill="background1"/>
            <w:tcMar/>
            <w:vAlign w:val="center"/>
            <w:hideMark/>
          </w:tcPr>
          <w:p w:rsidRPr="00A8735B" w:rsidR="008659E7" w:rsidP="00BF4985" w:rsidRDefault="008659E7" w14:paraId="762653F0"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2.88</w:t>
            </w:r>
          </w:p>
        </w:tc>
        <w:tc>
          <w:tcPr>
            <w:tcW w:w="2126" w:type="dxa"/>
            <w:shd w:val="clear" w:color="auto" w:fill="FFFFFF" w:themeFill="background1"/>
            <w:tcMar/>
            <w:vAlign w:val="center"/>
            <w:hideMark/>
          </w:tcPr>
          <w:p w:rsidRPr="00A8735B" w:rsidR="008659E7" w:rsidP="00BF4985" w:rsidRDefault="008659E7" w14:paraId="376F0776"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5302.65</w:t>
            </w:r>
          </w:p>
        </w:tc>
        <w:tc>
          <w:tcPr>
            <w:tcW w:w="1860" w:type="dxa"/>
            <w:shd w:val="clear" w:color="auto" w:fill="FFFFFF" w:themeFill="background1"/>
            <w:tcMar/>
            <w:vAlign w:val="center"/>
            <w:hideMark/>
          </w:tcPr>
          <w:p w:rsidRPr="00A8735B" w:rsidR="008659E7" w:rsidP="00BF4985" w:rsidRDefault="008659E7" w14:paraId="397E1BA6"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227.22</w:t>
            </w:r>
          </w:p>
        </w:tc>
      </w:tr>
      <w:tr w:rsidRPr="008659E7" w:rsidR="00BF4985" w:rsidTr="1904E64F" w14:paraId="6BF2E082" w14:textId="77777777">
        <w:trPr>
          <w:trHeight w:val="300"/>
        </w:trPr>
        <w:tc>
          <w:tcPr>
            <w:tcW w:w="1668" w:type="dxa"/>
            <w:shd w:val="clear" w:color="auto" w:fill="FFFFFF" w:themeFill="background1"/>
            <w:tcMar/>
            <w:vAlign w:val="center"/>
            <w:hideMark/>
          </w:tcPr>
          <w:p w:rsidRPr="00A8735B" w:rsidR="008659E7" w:rsidP="00BF4985" w:rsidRDefault="008659E7" w14:paraId="74917F65"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218A0248</w:t>
            </w:r>
          </w:p>
        </w:tc>
        <w:tc>
          <w:tcPr>
            <w:tcW w:w="2013" w:type="dxa"/>
            <w:shd w:val="clear" w:color="auto" w:fill="FFFFFF" w:themeFill="background1"/>
            <w:tcMar/>
            <w:vAlign w:val="center"/>
            <w:hideMark/>
          </w:tcPr>
          <w:p w:rsidRPr="00A8735B" w:rsidR="008659E7" w:rsidP="00BF4985" w:rsidRDefault="008659E7" w14:paraId="0CD13BA2"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21.04</w:t>
            </w:r>
          </w:p>
        </w:tc>
        <w:tc>
          <w:tcPr>
            <w:tcW w:w="1843" w:type="dxa"/>
            <w:shd w:val="clear" w:color="auto" w:fill="FFFFFF" w:themeFill="background1"/>
            <w:tcMar/>
            <w:vAlign w:val="center"/>
            <w:hideMark/>
          </w:tcPr>
          <w:p w:rsidRPr="00A8735B" w:rsidR="008659E7" w:rsidP="00BF4985" w:rsidRDefault="008659E7" w14:paraId="51E965BB"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2.13</w:t>
            </w:r>
          </w:p>
        </w:tc>
        <w:tc>
          <w:tcPr>
            <w:tcW w:w="2126" w:type="dxa"/>
            <w:shd w:val="clear" w:color="auto" w:fill="FFFFFF" w:themeFill="background1"/>
            <w:tcMar/>
            <w:vAlign w:val="center"/>
            <w:hideMark/>
          </w:tcPr>
          <w:p w:rsidRPr="00A8735B" w:rsidR="008659E7" w:rsidP="00BF4985" w:rsidRDefault="008659E7" w14:paraId="01F09366"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3036.07</w:t>
            </w:r>
          </w:p>
        </w:tc>
        <w:tc>
          <w:tcPr>
            <w:tcW w:w="1860" w:type="dxa"/>
            <w:shd w:val="clear" w:color="auto" w:fill="FFFFFF" w:themeFill="background1"/>
            <w:tcMar/>
            <w:vAlign w:val="center"/>
            <w:hideMark/>
          </w:tcPr>
          <w:p w:rsidRPr="00A8735B" w:rsidR="008659E7" w:rsidP="00BF4985" w:rsidRDefault="008659E7" w14:paraId="05536914"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296.06</w:t>
            </w:r>
          </w:p>
        </w:tc>
      </w:tr>
      <w:tr w:rsidRPr="008659E7" w:rsidR="00BF4985" w:rsidTr="1904E64F" w14:paraId="34EDF1B1" w14:textId="77777777">
        <w:trPr>
          <w:trHeight w:val="300"/>
        </w:trPr>
        <w:tc>
          <w:tcPr>
            <w:tcW w:w="1668" w:type="dxa"/>
            <w:shd w:val="clear" w:color="auto" w:fill="FFFFFF" w:themeFill="background1"/>
            <w:tcMar/>
            <w:vAlign w:val="center"/>
            <w:hideMark/>
          </w:tcPr>
          <w:p w:rsidRPr="00A8735B" w:rsidR="008659E7" w:rsidP="00BF4985" w:rsidRDefault="008659E7" w14:paraId="5F9BCD8E"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218A0270</w:t>
            </w:r>
          </w:p>
        </w:tc>
        <w:tc>
          <w:tcPr>
            <w:tcW w:w="2013" w:type="dxa"/>
            <w:shd w:val="clear" w:color="auto" w:fill="FFFFFF" w:themeFill="background1"/>
            <w:tcMar/>
            <w:vAlign w:val="center"/>
            <w:hideMark/>
          </w:tcPr>
          <w:p w:rsidRPr="00A8735B" w:rsidR="008659E7" w:rsidP="00BF4985" w:rsidRDefault="008659E7" w14:paraId="7729B8B1"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5.91</w:t>
            </w:r>
          </w:p>
        </w:tc>
        <w:tc>
          <w:tcPr>
            <w:tcW w:w="1843" w:type="dxa"/>
            <w:shd w:val="clear" w:color="auto" w:fill="FFFFFF" w:themeFill="background1"/>
            <w:tcMar/>
            <w:vAlign w:val="center"/>
            <w:hideMark/>
          </w:tcPr>
          <w:p w:rsidRPr="00A8735B" w:rsidR="008659E7" w:rsidP="00BF4985" w:rsidRDefault="008659E7" w14:paraId="169F6506"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1.86</w:t>
            </w:r>
          </w:p>
        </w:tc>
        <w:tc>
          <w:tcPr>
            <w:tcW w:w="2126" w:type="dxa"/>
            <w:shd w:val="clear" w:color="auto" w:fill="FFFFFF" w:themeFill="background1"/>
            <w:tcMar/>
            <w:vAlign w:val="center"/>
            <w:hideMark/>
          </w:tcPr>
          <w:p w:rsidRPr="00A8735B" w:rsidR="008659E7" w:rsidP="00BF4985" w:rsidRDefault="008659E7" w14:paraId="7BF3616E"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3185.46</w:t>
            </w:r>
          </w:p>
        </w:tc>
        <w:tc>
          <w:tcPr>
            <w:tcW w:w="1860" w:type="dxa"/>
            <w:shd w:val="clear" w:color="auto" w:fill="FFFFFF" w:themeFill="background1"/>
            <w:tcMar/>
            <w:vAlign w:val="center"/>
            <w:hideMark/>
          </w:tcPr>
          <w:p w:rsidRPr="00A8735B" w:rsidR="008659E7" w:rsidP="00BF4985" w:rsidRDefault="008659E7" w14:paraId="42EDB963" w14:textId="77777777">
            <w:pPr>
              <w:spacing w:after="0" w:line="240" w:lineRule="auto"/>
              <w:jc w:val="center"/>
              <w:rPr>
                <w:rFonts w:ascii="Times New Roman" w:hAnsi="Times New Roman" w:eastAsia="Times New Roman" w:cs="Times New Roman"/>
                <w:color w:val="000000"/>
                <w:sz w:val="24"/>
                <w:szCs w:val="24"/>
                <w:lang w:val="ru-RU"/>
              </w:rPr>
            </w:pPr>
            <w:r w:rsidRPr="00A8735B">
              <w:rPr>
                <w:rFonts w:ascii="Times New Roman" w:hAnsi="Times New Roman" w:eastAsia="Times New Roman" w:cs="Times New Roman"/>
                <w:color w:val="000000"/>
                <w:sz w:val="24"/>
                <w:szCs w:val="24"/>
                <w:lang w:val="ru-RU"/>
              </w:rPr>
              <w:t>298.15</w:t>
            </w:r>
          </w:p>
        </w:tc>
      </w:tr>
    </w:tbl>
    <w:p w:rsidR="00F2341F" w:rsidP="00D12ABE" w:rsidRDefault="00F2341F" w14:paraId="275DEE44" w14:textId="77777777">
      <w:pPr>
        <w:spacing w:after="0"/>
        <w:rPr>
          <w:rFonts w:ascii="Times New Roman" w:hAnsi="Times New Roman" w:eastAsia="Times New Roman" w:cs="Times New Roman"/>
          <w:sz w:val="24"/>
          <w:szCs w:val="24"/>
        </w:rPr>
      </w:pPr>
    </w:p>
    <w:p w:rsidRPr="00F0605C" w:rsidR="005A64CA" w:rsidP="00FB39AC" w:rsidRDefault="005A64CA" w14:paraId="598A6DCF" w14:textId="77777777">
      <w:pPr>
        <w:spacing w:after="0"/>
        <w:ind w:firstLine="720"/>
        <w:rPr>
          <w:rFonts w:ascii="Times New Roman" w:hAnsi="Times New Roman" w:eastAsia="Times New Roman" w:cs="Times New Roman"/>
          <w:bCs/>
          <w:color w:val="000000"/>
          <w:sz w:val="24"/>
          <w:szCs w:val="20"/>
        </w:rPr>
      </w:pPr>
      <w:r>
        <w:rPr>
          <w:rFonts w:ascii="Times New Roman" w:hAnsi="Times New Roman" w:eastAsia="Times New Roman" w:cs="Times New Roman"/>
          <w:bCs/>
          <w:color w:val="000000"/>
          <w:sz w:val="24"/>
          <w:szCs w:val="20"/>
        </w:rPr>
        <w:t xml:space="preserve">Our analysis of influencing factors showed </w:t>
      </w:r>
      <w:r w:rsidR="00FB39AC">
        <w:rPr>
          <w:rFonts w:ascii="Times New Roman" w:hAnsi="Times New Roman" w:eastAsia="Times New Roman" w:cs="Times New Roman"/>
          <w:bCs/>
          <w:color w:val="000000"/>
          <w:sz w:val="24"/>
          <w:szCs w:val="20"/>
        </w:rPr>
        <w:t>(</w:t>
      </w:r>
      <w:r w:rsidR="006F75E1">
        <w:rPr>
          <w:rFonts w:ascii="Times New Roman" w:hAnsi="Times New Roman" w:eastAsia="Times New Roman" w:cs="Times New Roman"/>
          <w:bCs/>
          <w:color w:val="000000"/>
          <w:sz w:val="24"/>
          <w:szCs w:val="20"/>
        </w:rPr>
        <w:t>annex</w:t>
      </w:r>
      <w:r w:rsidR="00FB39AC">
        <w:rPr>
          <w:rFonts w:ascii="Times New Roman" w:hAnsi="Times New Roman" w:eastAsia="Times New Roman" w:cs="Times New Roman"/>
          <w:bCs/>
          <w:color w:val="000000"/>
          <w:sz w:val="24"/>
          <w:szCs w:val="20"/>
        </w:rPr>
        <w:t xml:space="preserve"> </w:t>
      </w:r>
      <w:r w:rsidR="006F75E1">
        <w:rPr>
          <w:rFonts w:ascii="Times New Roman" w:hAnsi="Times New Roman" w:eastAsia="Times New Roman" w:cs="Times New Roman"/>
          <w:bCs/>
          <w:color w:val="000000"/>
          <w:sz w:val="24"/>
          <w:szCs w:val="20"/>
        </w:rPr>
        <w:t>5</w:t>
      </w:r>
      <w:r w:rsidR="00FB39AC">
        <w:rPr>
          <w:rFonts w:ascii="Times New Roman" w:hAnsi="Times New Roman" w:eastAsia="Times New Roman" w:cs="Times New Roman"/>
          <w:bCs/>
          <w:color w:val="000000"/>
          <w:sz w:val="24"/>
          <w:szCs w:val="20"/>
        </w:rPr>
        <w:t xml:space="preserve">) </w:t>
      </w:r>
      <w:r>
        <w:rPr>
          <w:rFonts w:ascii="Times New Roman" w:hAnsi="Times New Roman" w:eastAsia="Times New Roman" w:cs="Times New Roman"/>
          <w:bCs/>
          <w:color w:val="000000"/>
          <w:sz w:val="24"/>
          <w:szCs w:val="20"/>
        </w:rPr>
        <w:t>that diameter correlated with carbon stored (R</w:t>
      </w:r>
      <w:r w:rsidRPr="00974279">
        <w:rPr>
          <w:rFonts w:ascii="Times New Roman" w:hAnsi="Times New Roman" w:eastAsia="Times New Roman" w:cs="Times New Roman"/>
          <w:bCs/>
          <w:color w:val="000000"/>
          <w:sz w:val="24"/>
          <w:szCs w:val="20"/>
          <w:vertAlign w:val="superscript"/>
        </w:rPr>
        <w:t>2</w:t>
      </w:r>
      <w:r>
        <w:rPr>
          <w:rFonts w:ascii="Times New Roman" w:hAnsi="Times New Roman" w:eastAsia="Times New Roman" w:cs="Times New Roman"/>
          <w:bCs/>
          <w:color w:val="000000"/>
          <w:sz w:val="24"/>
          <w:szCs w:val="20"/>
        </w:rPr>
        <w:t>=0.81)</w:t>
      </w:r>
      <w:r w:rsidR="006F75E1">
        <w:rPr>
          <w:rFonts w:ascii="Times New Roman" w:hAnsi="Times New Roman" w:eastAsia="Times New Roman" w:cs="Times New Roman"/>
          <w:bCs/>
          <w:color w:val="000000"/>
          <w:sz w:val="24"/>
          <w:szCs w:val="20"/>
        </w:rPr>
        <w:t xml:space="preserve"> and</w:t>
      </w:r>
      <w:r>
        <w:rPr>
          <w:rFonts w:ascii="Times New Roman" w:hAnsi="Times New Roman" w:eastAsia="Times New Roman" w:cs="Times New Roman"/>
          <w:bCs/>
          <w:color w:val="000000"/>
          <w:sz w:val="24"/>
          <w:szCs w:val="20"/>
        </w:rPr>
        <w:t xml:space="preserve"> transpiration (R</w:t>
      </w:r>
      <w:r w:rsidRPr="00974279">
        <w:rPr>
          <w:rFonts w:ascii="Times New Roman" w:hAnsi="Times New Roman" w:eastAsia="Times New Roman" w:cs="Times New Roman"/>
          <w:bCs/>
          <w:color w:val="000000"/>
          <w:sz w:val="24"/>
          <w:szCs w:val="20"/>
          <w:vertAlign w:val="superscript"/>
        </w:rPr>
        <w:t>2</w:t>
      </w:r>
      <w:r>
        <w:rPr>
          <w:rFonts w:ascii="Times New Roman" w:hAnsi="Times New Roman" w:eastAsia="Times New Roman" w:cs="Times New Roman"/>
          <w:bCs/>
          <w:color w:val="000000"/>
          <w:sz w:val="24"/>
          <w:szCs w:val="20"/>
        </w:rPr>
        <w:t xml:space="preserve">=0.65) pretty well with clearly understandable reasons, </w:t>
      </w:r>
      <w:r w:rsidR="006F75E1">
        <w:rPr>
          <w:rFonts w:ascii="Times New Roman" w:hAnsi="Times New Roman" w:eastAsia="Times New Roman" w:cs="Times New Roman"/>
          <w:bCs/>
          <w:color w:val="000000"/>
          <w:sz w:val="24"/>
          <w:szCs w:val="20"/>
        </w:rPr>
        <w:t>while</w:t>
      </w:r>
      <w:r>
        <w:rPr>
          <w:rFonts w:ascii="Times New Roman" w:hAnsi="Times New Roman" w:eastAsia="Times New Roman" w:cs="Times New Roman"/>
          <w:bCs/>
          <w:color w:val="000000"/>
          <w:sz w:val="24"/>
          <w:szCs w:val="20"/>
        </w:rPr>
        <w:t xml:space="preserve"> energy consumption</w:t>
      </w:r>
      <w:r w:rsidRPr="00974279">
        <w:rPr>
          <w:rFonts w:ascii="Times New Roman" w:hAnsi="Times New Roman" w:eastAsia="Times New Roman" w:cs="Times New Roman"/>
          <w:bCs/>
          <w:color w:val="000000"/>
          <w:sz w:val="24"/>
          <w:szCs w:val="20"/>
        </w:rPr>
        <w:t xml:space="preserve"> </w:t>
      </w:r>
      <w:r>
        <w:rPr>
          <w:rFonts w:ascii="Times New Roman" w:hAnsi="Times New Roman" w:eastAsia="Times New Roman" w:cs="Times New Roman"/>
          <w:bCs/>
          <w:color w:val="000000"/>
          <w:sz w:val="24"/>
          <w:szCs w:val="20"/>
        </w:rPr>
        <w:t>showed l</w:t>
      </w:r>
      <w:r w:rsidR="006F75E1">
        <w:rPr>
          <w:rFonts w:ascii="Times New Roman" w:hAnsi="Times New Roman" w:eastAsia="Times New Roman" w:cs="Times New Roman"/>
          <w:bCs/>
          <w:color w:val="000000"/>
          <w:sz w:val="24"/>
          <w:szCs w:val="20"/>
        </w:rPr>
        <w:t>ow</w:t>
      </w:r>
      <w:r>
        <w:rPr>
          <w:rFonts w:ascii="Times New Roman" w:hAnsi="Times New Roman" w:eastAsia="Times New Roman" w:cs="Times New Roman"/>
          <w:bCs/>
          <w:color w:val="000000"/>
          <w:sz w:val="24"/>
          <w:szCs w:val="20"/>
        </w:rPr>
        <w:t xml:space="preserve"> relation (R</w:t>
      </w:r>
      <w:r w:rsidRPr="00974279">
        <w:rPr>
          <w:rFonts w:ascii="Times New Roman" w:hAnsi="Times New Roman" w:eastAsia="Times New Roman" w:cs="Times New Roman"/>
          <w:bCs/>
          <w:color w:val="000000"/>
          <w:sz w:val="24"/>
          <w:szCs w:val="20"/>
          <w:vertAlign w:val="superscript"/>
        </w:rPr>
        <w:t>2</w:t>
      </w:r>
      <w:r>
        <w:rPr>
          <w:rFonts w:ascii="Times New Roman" w:hAnsi="Times New Roman" w:eastAsia="Times New Roman" w:cs="Times New Roman"/>
          <w:bCs/>
          <w:color w:val="000000"/>
          <w:sz w:val="24"/>
          <w:szCs w:val="20"/>
        </w:rPr>
        <w:t>=0.3).</w:t>
      </w:r>
      <w:r w:rsidR="00FB39AC">
        <w:rPr>
          <w:rFonts w:ascii="Times New Roman" w:hAnsi="Times New Roman" w:eastAsia="Times New Roman" w:cs="Times New Roman"/>
          <w:bCs/>
          <w:color w:val="000000"/>
          <w:sz w:val="24"/>
          <w:szCs w:val="20"/>
        </w:rPr>
        <w:t xml:space="preserve"> Services provided by different species, even if we reduce the diameter influence, also differ: more effective was Acer, than Tillia and Larix while the </w:t>
      </w:r>
      <w:r w:rsidR="006F75E1">
        <w:rPr>
          <w:rFonts w:ascii="Times New Roman" w:hAnsi="Times New Roman" w:eastAsia="Times New Roman" w:cs="Times New Roman"/>
          <w:bCs/>
          <w:color w:val="000000"/>
          <w:sz w:val="24"/>
          <w:szCs w:val="20"/>
        </w:rPr>
        <w:t>“</w:t>
      </w:r>
      <w:r w:rsidR="00FB39AC">
        <w:rPr>
          <w:rFonts w:ascii="Times New Roman" w:hAnsi="Times New Roman" w:eastAsia="Times New Roman" w:cs="Times New Roman"/>
          <w:bCs/>
          <w:color w:val="000000"/>
          <w:sz w:val="24"/>
          <w:szCs w:val="20"/>
        </w:rPr>
        <w:t>looser</w:t>
      </w:r>
      <w:r w:rsidR="006F75E1">
        <w:rPr>
          <w:rFonts w:ascii="Times New Roman" w:hAnsi="Times New Roman" w:eastAsia="Times New Roman" w:cs="Times New Roman"/>
          <w:bCs/>
          <w:color w:val="000000"/>
          <w:sz w:val="24"/>
          <w:szCs w:val="20"/>
        </w:rPr>
        <w:t>”</w:t>
      </w:r>
      <w:r w:rsidR="00FB39AC">
        <w:rPr>
          <w:rFonts w:ascii="Times New Roman" w:hAnsi="Times New Roman" w:eastAsia="Times New Roman" w:cs="Times New Roman"/>
          <w:bCs/>
          <w:color w:val="000000"/>
          <w:sz w:val="24"/>
          <w:szCs w:val="20"/>
        </w:rPr>
        <w:t xml:space="preserve"> was Betula</w:t>
      </w:r>
      <w:r w:rsidR="006F75E1">
        <w:rPr>
          <w:rFonts w:ascii="Times New Roman" w:hAnsi="Times New Roman" w:eastAsia="Times New Roman" w:cs="Times New Roman"/>
          <w:bCs/>
          <w:color w:val="000000"/>
          <w:sz w:val="24"/>
          <w:szCs w:val="20"/>
        </w:rPr>
        <w:t xml:space="preserve"> (p</w:t>
      </w:r>
      <w:r w:rsidR="00FB39AC">
        <w:rPr>
          <w:rFonts w:ascii="Times New Roman" w:hAnsi="Times New Roman" w:eastAsia="Times New Roman" w:cs="Times New Roman"/>
          <w:bCs/>
          <w:color w:val="000000"/>
          <w:sz w:val="24"/>
          <w:szCs w:val="20"/>
        </w:rPr>
        <w:t xml:space="preserve">ossibly because </w:t>
      </w:r>
      <w:r w:rsidR="006F75E1">
        <w:rPr>
          <w:rFonts w:ascii="Times New Roman" w:hAnsi="Times New Roman" w:eastAsia="Times New Roman" w:cs="Times New Roman"/>
          <w:bCs/>
          <w:color w:val="000000"/>
          <w:sz w:val="24"/>
          <w:szCs w:val="20"/>
        </w:rPr>
        <w:t>it</w:t>
      </w:r>
      <w:r w:rsidR="00FB39AC">
        <w:rPr>
          <w:rFonts w:ascii="Times New Roman" w:hAnsi="Times New Roman" w:eastAsia="Times New Roman" w:cs="Times New Roman"/>
          <w:bCs/>
          <w:color w:val="000000"/>
          <w:sz w:val="24"/>
          <w:szCs w:val="20"/>
        </w:rPr>
        <w:t xml:space="preserve"> was younger than others</w:t>
      </w:r>
      <w:r w:rsidR="006F75E1">
        <w:rPr>
          <w:rFonts w:ascii="Times New Roman" w:hAnsi="Times New Roman" w:eastAsia="Times New Roman" w:cs="Times New Roman"/>
          <w:bCs/>
          <w:color w:val="000000"/>
          <w:sz w:val="24"/>
          <w:szCs w:val="20"/>
        </w:rPr>
        <w:t>)</w:t>
      </w:r>
      <w:r w:rsidR="00FB39AC">
        <w:rPr>
          <w:rFonts w:ascii="Times New Roman" w:hAnsi="Times New Roman" w:eastAsia="Times New Roman" w:cs="Times New Roman"/>
          <w:bCs/>
          <w:color w:val="000000"/>
          <w:sz w:val="24"/>
          <w:szCs w:val="20"/>
        </w:rPr>
        <w:t>.</w:t>
      </w:r>
    </w:p>
    <w:p w:rsidR="005A64CA" w:rsidP="00D12ABE" w:rsidRDefault="005A64CA" w14:paraId="2EA38680" w14:textId="77777777">
      <w:pPr>
        <w:spacing w:after="0"/>
        <w:rPr>
          <w:rFonts w:ascii="Times New Roman" w:hAnsi="Times New Roman" w:eastAsia="Times New Roman" w:cs="Times New Roman"/>
          <w:sz w:val="24"/>
          <w:szCs w:val="24"/>
        </w:rPr>
      </w:pPr>
    </w:p>
    <w:p w:rsidR="00321759" w:rsidP="00D12ABE" w:rsidRDefault="00D56879" w14:paraId="526BB058" w14:textId="77777777">
      <w:pPr>
        <w:spacing w:after="0"/>
        <w:rPr>
          <w:rFonts w:ascii="Times New Roman" w:hAnsi="Times New Roman" w:eastAsia="Times New Roman" w:cs="Times New Roman"/>
          <w:b/>
          <w:sz w:val="24"/>
          <w:szCs w:val="24"/>
        </w:rPr>
      </w:pPr>
      <w:r>
        <w:rPr>
          <w:rFonts w:ascii="Times New Roman" w:hAnsi="Times New Roman" w:eastAsia="Times New Roman" w:cs="Times New Roman"/>
          <w:b/>
          <w:sz w:val="24"/>
          <w:szCs w:val="24"/>
          <w:highlight w:val="magenta"/>
        </w:rPr>
        <w:t>4. Discussion.</w:t>
      </w:r>
    </w:p>
    <w:p w:rsidR="00D2592E" w:rsidP="00D12ABE" w:rsidRDefault="00D2592E" w14:paraId="085903A1" w14:textId="77777777">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4.1. General results </w:t>
      </w:r>
    </w:p>
    <w:p w:rsidR="005D62CE" w:rsidP="005D62CE" w:rsidRDefault="005D62CE" w14:paraId="03E69430" w14:textId="77777777">
      <w:pPr>
        <w:spacing w:after="0"/>
        <w:jc w:val="both"/>
        <w:rPr>
          <w:rFonts w:ascii="Times New Roman" w:hAnsi="Times New Roman" w:eastAsia="Times New Roman" w:cs="Times New Roman"/>
          <w:sz w:val="24"/>
          <w:szCs w:val="24"/>
        </w:rPr>
      </w:pPr>
    </w:p>
    <w:p w:rsidR="00E01B62" w:rsidP="00D12ABE" w:rsidRDefault="00E01B62" w14:paraId="4EDD97EC" w14:textId="33C57EFA">
      <w:pPr>
        <w:spacing w:after="0"/>
        <w:jc w:val="both"/>
        <w:rPr>
          <w:rFonts w:ascii="Times New Roman" w:hAnsi="Times New Roman" w:eastAsia="Times New Roman" w:cs="Times New Roman"/>
          <w:sz w:val="24"/>
          <w:szCs w:val="24"/>
        </w:rPr>
      </w:pPr>
    </w:p>
    <w:p w:rsidR="005D62CE" w:rsidP="005D62CE" w:rsidRDefault="005D62CE" w14:paraId="56F44310" w14:textId="77777777">
      <w:pPr>
        <w:spacing w:after="0"/>
        <w:ind w:firstLine="720"/>
        <w:rPr>
          <w:rFonts w:ascii="Times New Roman" w:hAnsi="Times New Roman" w:eastAsia="Times New Roman" w:cs="Times New Roman"/>
          <w:bCs/>
          <w:color w:val="000000"/>
          <w:sz w:val="24"/>
          <w:szCs w:val="20"/>
        </w:rPr>
      </w:pPr>
      <w:r w:rsidRPr="00100303">
        <w:rPr>
          <w:rFonts w:ascii="Times New Roman" w:hAnsi="Times New Roman" w:eastAsia="Times New Roman" w:cs="Times New Roman"/>
          <w:sz w:val="24"/>
          <w:szCs w:val="24"/>
        </w:rPr>
        <w:t xml:space="preserve">Our results show that </w:t>
      </w:r>
      <w:r>
        <w:rPr>
          <w:rFonts w:ascii="Times New Roman" w:hAnsi="Times New Roman" w:eastAsia="Times New Roman" w:cs="Times New Roman"/>
          <w:sz w:val="24"/>
          <w:szCs w:val="24"/>
        </w:rPr>
        <w:t xml:space="preserve">Tree Talker </w:t>
      </w:r>
      <w:r w:rsidRPr="00100303">
        <w:rPr>
          <w:rFonts w:ascii="Times New Roman" w:hAnsi="Times New Roman" w:eastAsia="Times New Roman" w:cs="Times New Roman"/>
          <w:sz w:val="24"/>
          <w:szCs w:val="24"/>
        </w:rPr>
        <w:t xml:space="preserve">devices can be used in principle for monitoring </w:t>
      </w:r>
      <w:r>
        <w:rPr>
          <w:rFonts w:ascii="Times New Roman" w:hAnsi="Times New Roman" w:eastAsia="Times New Roman" w:cs="Times New Roman"/>
          <w:sz w:val="24"/>
          <w:szCs w:val="24"/>
        </w:rPr>
        <w:t xml:space="preserve">UGI </w:t>
      </w:r>
      <w:r w:rsidRPr="00100303">
        <w:rPr>
          <w:rFonts w:ascii="Times New Roman" w:hAnsi="Times New Roman" w:eastAsia="Times New Roman" w:cs="Times New Roman"/>
          <w:sz w:val="24"/>
          <w:szCs w:val="24"/>
        </w:rPr>
        <w:t xml:space="preserve">ecosystem services in real time, and the </w:t>
      </w:r>
      <w:r>
        <w:rPr>
          <w:rFonts w:ascii="Times New Roman" w:hAnsi="Times New Roman" w:eastAsia="Times New Roman" w:cs="Times New Roman"/>
          <w:sz w:val="24"/>
          <w:szCs w:val="24"/>
        </w:rPr>
        <w:t>obtained</w:t>
      </w:r>
      <w:r w:rsidRPr="00100303">
        <w:rPr>
          <w:rFonts w:ascii="Times New Roman" w:hAnsi="Times New Roman" w:eastAsia="Times New Roman" w:cs="Times New Roman"/>
          <w:sz w:val="24"/>
          <w:szCs w:val="24"/>
        </w:rPr>
        <w:t xml:space="preserve"> measurement values are largely consistent with </w:t>
      </w:r>
      <w:r w:rsidRPr="00100303">
        <w:rPr>
          <w:rFonts w:ascii="Times New Roman" w:hAnsi="Times New Roman" w:eastAsia="Times New Roman" w:cs="Times New Roman"/>
          <w:sz w:val="24"/>
          <w:szCs w:val="24"/>
        </w:rPr>
        <w:lastRenderedPageBreak/>
        <w:t>earlier publications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ADDIN ZOTERO_ITEM CSL_CITATION {"citationID":"XWjGWkn6","properties":{"formattedCitation":"(Nowak and Crane 2002; Nowak et al. 2018)","plainCitation":"(Nowak and Crane 2002; Nowak et al. 2018)","noteIndex":0},"citationItems":[{"id":1759,"uris":["http://zotero.org/users/3524663/items/WQXFYC3Y"],"uri":["http://zotero.org/users/3524663/items/WQXFYC3Y"],"itemData":{"id":1759,"type":"article-journal","abstract":"Based on ﬁeld data from 10 USA cities and national urban tree cover data, it is estimated that urban trees in the coterminous USA currently store 700 million tonnes of carbon ($14,300 million value) with a gross carbon sequestration rate of 22.8 million tC/yr ($460 million/year). Carbon storage within cities ranges from 1.2 million tC in New York, NY, to 19,300 tC in Jersey City, NJ. Regions with the greatest proportion of urban land are the Northeast (8.5%) and the southeast (7.1%). Urban forests in the north central, northeast, south central and southeast regions of the USA store and sequester the most carbon, with average carbon storage per hectare greatest in southeast, north central, northeast and Paciﬁc northwest regions, respectively. The national average urban forest carbon storage density is 25.1 tC/ha, compared with 53.5 tC/ha in forest stands. These data can be used to help assess the actual and potential role of urban forests in reducing atmospheric carbon dioxide, a dominant greenhouse gas. Published by Elsevier Science Ltd.","container-title":"Environmental Pollution","DOI":"10.1016/S0269-7491(01)00214-7","ISSN":"02697491","issue":"3","journalAbbreviation":"Environmental Pollution","language":"en","page":"381-389","source":"DOI.org (Crossref)","title":"Carbon storage and sequestration by urban trees in the USA","volume":"116","author":[{"family":"Nowak","given":"David J."},{"family":"Crane","given":"Daniel E."}],"issued":{"date-parts":[["2002",3]]}}},{"id":1755,"uris":["http://zotero.org/users/3524663/items/AZPP687S"],"uri":["http://zotero.org/users/3524663/items/AZPP687S"],"itemData":{"id":1755,"type":"article-journal","abstract":"Urban trees perform a number of ecosystem services including air pollution removal, carbon sequestration, cooling air temperatures and providing aesthetic beauty to the urban landscape. Trees remove air pollution by intercepting particulate matter on plant surfaces and absorbing gaseous pollutants through the leaf stomata. Computer simulations with local environmental data reveal that trees in 86 Canadian cities removed 16,500 tonnes (t) of air pollution in 2010 (range: 7500–21,100 t), with human health eﬀects valued at 227.2 million Canadian dollars (range: $52.5–402.6 million). Annual pollution removal varied among cities and ranged up to 1740 t in Vancouver, British Columbia. Overall health impacts included the avoidance of 30 incidences of human mortality (range: 7–54) and 22,000 incidences of acute respiratory symptoms (range: 7900–31,100) across these cities.","container-title":"Urban Forestry &amp; Urban Greening","DOI":"10.1016/j.ufug.2017.10.019","ISSN":"16188667","journalAbbreviation":"Urban Forestry &amp; Urban Greening","language":"en","page":"40-48","source":"DOI.org (Crossref)","title":"Air pollution removal by urban forests in Canada and its effect on air quality and human health","volume":"29","author":[{"family":"Nowak","given":"David J."},{"family":"Hirabayashi","given":"Satoshi"},{"family":"Doyle","given":"Marlene"},{"family":"McGovern","given":"Mark"},{"family":"Pasher","given":"Jon"}],"issued":{"date-parts":[["2018",1]]}}}],"schema":"https://github.com/citation-style-language/schema/raw/master/csl-citation.json"} </w:instrText>
      </w:r>
      <w:r>
        <w:rPr>
          <w:rFonts w:ascii="Times New Roman" w:hAnsi="Times New Roman" w:eastAsia="Times New Roman" w:cs="Times New Roman"/>
          <w:sz w:val="24"/>
          <w:szCs w:val="24"/>
        </w:rPr>
        <w:fldChar w:fldCharType="separate"/>
      </w:r>
      <w:r w:rsidRPr="00100303">
        <w:rPr>
          <w:rFonts w:ascii="Times New Roman" w:hAnsi="Times New Roman" w:cs="Times New Roman"/>
          <w:sz w:val="24"/>
        </w:rPr>
        <w:t>(Nowak and Crane 2002; Nowak et al. 2018)</w:t>
      </w:r>
      <w:r>
        <w:rPr>
          <w:rFonts w:ascii="Times New Roman" w:hAnsi="Times New Roman" w:eastAsia="Times New Roman" w:cs="Times New Roman"/>
          <w:sz w:val="24"/>
          <w:szCs w:val="24"/>
        </w:rPr>
        <w:fldChar w:fldCharType="end"/>
      </w:r>
      <w:r w:rsidRPr="00100303">
        <w:rPr>
          <w:rFonts w:ascii="Times New Roman" w:hAnsi="Times New Roman" w:eastAsia="Times New Roman" w:cs="Times New Roman"/>
          <w:sz w:val="24"/>
          <w:szCs w:val="24"/>
        </w:rPr>
        <w:t>.</w:t>
      </w:r>
      <w:commentRangeStart w:id="277"/>
      <w:r w:rsidRPr="00100303">
        <w:rPr>
          <w:rFonts w:ascii="Times New Roman" w:hAnsi="Times New Roman" w:eastAsia="Times New Roman" w:cs="Times New Roman"/>
          <w:sz w:val="24"/>
          <w:szCs w:val="24"/>
        </w:rPr>
        <w:t xml:space="preserve"> </w:t>
      </w:r>
      <w:r>
        <w:rPr>
          <w:rFonts w:ascii="Times New Roman" w:hAnsi="Times New Roman" w:eastAsia="Times New Roman" w:cs="Times New Roman"/>
          <w:bCs/>
          <w:color w:val="000000"/>
          <w:sz w:val="24"/>
          <w:szCs w:val="20"/>
        </w:rPr>
        <w:t xml:space="preserve">In addition we can calculate the value of a single tree services using existing prices for electricity, </w:t>
      </w:r>
      <w:r w:rsidRPr="006D4A13">
        <w:rPr>
          <w:rFonts w:ascii="Times New Roman" w:hAnsi="Times New Roman" w:eastAsia="Times New Roman" w:cs="Times New Roman"/>
          <w:bCs/>
          <w:color w:val="000000"/>
          <w:sz w:val="24"/>
          <w:szCs w:val="20"/>
        </w:rPr>
        <w:t>wastewater disposal</w:t>
      </w:r>
      <w:r>
        <w:rPr>
          <w:rFonts w:ascii="Times New Roman" w:hAnsi="Times New Roman" w:eastAsia="Times New Roman" w:cs="Times New Roman"/>
          <w:bCs/>
          <w:color w:val="000000"/>
          <w:sz w:val="24"/>
          <w:szCs w:val="20"/>
        </w:rPr>
        <w:t>, global carbon value and pm10 reduction. So, the cost for the tree differs from 50 to 600$ per investigated period with an average number of 250$ where 99% of this price created by the energy spent for local climate regulation.</w:t>
      </w:r>
      <w:commentRangeEnd w:id="277"/>
      <w:r>
        <w:rPr>
          <w:rStyle w:val="a7"/>
        </w:rPr>
        <w:commentReference w:id="277"/>
      </w:r>
    </w:p>
    <w:p w:rsidR="00E01B62" w:rsidP="00D12ABE" w:rsidRDefault="00E01B62" w14:paraId="3AA51649" w14:textId="6A54C3B6">
      <w:pPr>
        <w:spacing w:after="0"/>
        <w:jc w:val="both"/>
        <w:rPr>
          <w:rFonts w:ascii="Times New Roman" w:hAnsi="Times New Roman" w:eastAsia="Times New Roman" w:cs="Times New Roman"/>
          <w:sz w:val="24"/>
          <w:szCs w:val="24"/>
        </w:rPr>
      </w:pPr>
    </w:p>
    <w:p w:rsidR="00E01B62" w:rsidP="00D12ABE" w:rsidRDefault="004B26BE" w14:paraId="50E50B1C" w14:textId="64B49DB7">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Trees energy losses had high variation between species, individual trees and seasons. Authors posses that main variability between individual trees was due to difference in size of the canopy and position of the tree in the plot. </w:t>
      </w:r>
      <w:r w:rsidR="0094298D">
        <w:rPr>
          <w:rFonts w:ascii="Times New Roman" w:hAnsi="Times New Roman" w:eastAsia="Times New Roman" w:cs="Times New Roman"/>
          <w:sz w:val="24"/>
          <w:szCs w:val="24"/>
        </w:rPr>
        <w:t>Nevertheless,</w:t>
      </w:r>
      <w:r>
        <w:rPr>
          <w:rFonts w:ascii="Times New Roman" w:hAnsi="Times New Roman" w:eastAsia="Times New Roman" w:cs="Times New Roman"/>
          <w:sz w:val="24"/>
          <w:szCs w:val="24"/>
        </w:rPr>
        <w:t xml:space="preserve"> there </w:t>
      </w:r>
      <w:r w:rsidR="0094298D">
        <w:rPr>
          <w:rFonts w:ascii="Times New Roman" w:hAnsi="Times New Roman" w:eastAsia="Times New Roman" w:cs="Times New Roman"/>
          <w:sz w:val="24"/>
          <w:szCs w:val="24"/>
        </w:rPr>
        <w:t xml:space="preserve">are </w:t>
      </w:r>
      <w:r>
        <w:rPr>
          <w:rFonts w:ascii="Times New Roman" w:hAnsi="Times New Roman" w:eastAsia="Times New Roman" w:cs="Times New Roman"/>
          <w:sz w:val="24"/>
          <w:szCs w:val="24"/>
        </w:rPr>
        <w:t xml:space="preserve">not so much publication about energy balance of boreal urban trees, we got comparable number for </w:t>
      </w:r>
      <w:r w:rsidR="0094298D">
        <w:rPr>
          <w:rFonts w:ascii="Times New Roman" w:hAnsi="Times New Roman" w:eastAsia="Times New Roman" w:cs="Times New Roman"/>
          <w:sz w:val="24"/>
          <w:szCs w:val="24"/>
        </w:rPr>
        <w:t>lime</w:t>
      </w:r>
      <w:r>
        <w:rPr>
          <w:rFonts w:ascii="Times New Roman" w:hAnsi="Times New Roman" w:eastAsia="Times New Roman" w:cs="Times New Roman"/>
          <w:sz w:val="24"/>
          <w:szCs w:val="24"/>
        </w:rPr>
        <w:t xml:space="preserve"> </w:t>
      </w:r>
      <w:bookmarkStart w:name="_GoBack" w:id="278"/>
      <w:bookmarkEnd w:id="278"/>
      <w:r>
        <w:rPr>
          <w:rFonts w:ascii="Times New Roman" w:hAnsi="Times New Roman" w:eastAsia="Times New Roman" w:cs="Times New Roman"/>
          <w:sz w:val="24"/>
          <w:szCs w:val="24"/>
        </w:rPr>
        <w:t>in summer months. (</w:t>
      </w:r>
      <w:r w:rsidR="000A4613">
        <w:rPr>
          <w:rFonts w:ascii="Times New Roman" w:hAnsi="Times New Roman" w:eastAsia="Times New Roman" w:cs="Times New Roman"/>
          <w:sz w:val="24"/>
          <w:szCs w:val="24"/>
        </w:rPr>
        <w:t>Moser et. al, 2015)</w:t>
      </w:r>
    </w:p>
    <w:p w:rsidR="00E01B62" w:rsidP="00D12ABE" w:rsidRDefault="00E01B62" w14:paraId="4DB598D3" w14:textId="77777777">
      <w:pPr>
        <w:spacing w:after="0"/>
        <w:jc w:val="both"/>
        <w:rPr>
          <w:rFonts w:ascii="Times New Roman" w:hAnsi="Times New Roman" w:eastAsia="Times New Roman" w:cs="Times New Roman"/>
          <w:sz w:val="24"/>
          <w:szCs w:val="24"/>
        </w:rPr>
      </w:pPr>
    </w:p>
    <w:p w:rsidR="00E01B62" w:rsidP="00D12ABE" w:rsidRDefault="00E01B62" w14:paraId="721A50F7" w14:textId="77777777">
      <w:pPr>
        <w:spacing w:after="0"/>
        <w:jc w:val="both"/>
        <w:rPr>
          <w:rFonts w:ascii="Times New Roman" w:hAnsi="Times New Roman" w:eastAsia="Times New Roman" w:cs="Times New Roman"/>
          <w:sz w:val="24"/>
          <w:szCs w:val="24"/>
        </w:rPr>
      </w:pPr>
    </w:p>
    <w:p w:rsidR="00D2592E" w:rsidP="00D12ABE" w:rsidRDefault="00D2592E" w14:paraId="4CBDDF34" w14:textId="77777777">
      <w:pPr>
        <w:spacing w:after="0"/>
        <w:jc w:val="both"/>
        <w:rPr>
          <w:rFonts w:ascii="Times New Roman" w:hAnsi="Times New Roman" w:eastAsia="Times New Roman" w:cs="Times New Roman"/>
          <w:sz w:val="24"/>
          <w:szCs w:val="24"/>
        </w:rPr>
      </w:pPr>
      <w:r w:rsidRPr="1904E64F" w:rsidR="1904E64F">
        <w:rPr>
          <w:rFonts w:ascii="Times New Roman" w:hAnsi="Times New Roman" w:eastAsia="Times New Roman" w:cs="Times New Roman"/>
          <w:sz w:val="24"/>
          <w:szCs w:val="24"/>
        </w:rPr>
        <w:t>4.</w:t>
      </w:r>
      <w:r w:rsidRPr="1904E64F" w:rsidR="1904E64F">
        <w:rPr>
          <w:rFonts w:ascii="Times New Roman" w:hAnsi="Times New Roman" w:eastAsia="Times New Roman" w:cs="Times New Roman"/>
          <w:sz w:val="24"/>
          <w:szCs w:val="24"/>
        </w:rPr>
        <w:t xml:space="preserve">2. Discuss on factors influence and day-night or seasonal dynamics </w:t>
      </w:r>
      <w:r w:rsidRPr="1904E64F" w:rsidR="1904E64F">
        <w:rPr>
          <w:rFonts w:ascii="Times New Roman" w:hAnsi="Times New Roman" w:eastAsia="Times New Roman" w:cs="Times New Roman"/>
          <w:sz w:val="24"/>
          <w:szCs w:val="24"/>
        </w:rPr>
        <w:t xml:space="preserve">with possible comparison with other instrumental or RS –based measurements from literature to show differences. </w:t>
      </w:r>
    </w:p>
    <w:p w:rsidR="1904E64F" w:rsidP="1904E64F" w:rsidRDefault="1904E64F" w14:paraId="598B4F9E" w14:textId="5E2F011A">
      <w:pPr>
        <w:spacing w:after="0"/>
        <w:jc w:val="both"/>
        <w:rPr>
          <w:rFonts w:ascii="Times New Roman" w:hAnsi="Times New Roman" w:eastAsia="Times New Roman" w:cs="Times New Roman"/>
          <w:sz w:val="24"/>
          <w:szCs w:val="24"/>
        </w:rPr>
      </w:pPr>
    </w:p>
    <w:p w:rsidR="005D62CE" w:rsidP="005D62CE" w:rsidRDefault="005D62CE" w14:paraId="0984AB10" w14:textId="77777777">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Canopy cooling effect diurnal and seasonal dynamics was in accordance with literature </w:t>
      </w:r>
      <w:r w:rsidRPr="00EA0109">
        <w:rPr>
          <w:rFonts w:ascii="Times New Roman" w:hAnsi="Times New Roman" w:eastAsia="Times New Roman" w:cs="Times New Roman"/>
          <w:sz w:val="24"/>
          <w:szCs w:val="24"/>
        </w:rPr>
        <w:t>(</w:t>
      </w:r>
      <w:r w:rsidRPr="005E1B10">
        <w:rPr>
          <w:rFonts w:ascii="Times New Roman" w:hAnsi="Times New Roman" w:eastAsia="Times New Roman" w:cs="Times New Roman"/>
          <w:sz w:val="24"/>
          <w:szCs w:val="24"/>
        </w:rPr>
        <w:t>Rahman et al.</w:t>
      </w:r>
      <w:r>
        <w:rPr>
          <w:rFonts w:ascii="Times New Roman" w:hAnsi="Times New Roman" w:eastAsia="Times New Roman" w:cs="Times New Roman"/>
          <w:sz w:val="24"/>
          <w:szCs w:val="24"/>
        </w:rPr>
        <w:t xml:space="preserve"> 2019). It is rather rarely noticed that in boreal cities at night urban trees release heat accumulated during the day and air temperature under the canopies becomes higher. This effect is especially noticeable for trees with higher trunk to canopy biomass ratio (</w:t>
      </w:r>
      <w:r w:rsidRPr="005D62CE">
        <w:rPr>
          <w:rFonts w:ascii="Times New Roman" w:hAnsi="Times New Roman" w:eastAsia="Times New Roman" w:cs="Times New Roman"/>
          <w:i/>
          <w:iCs/>
          <w:sz w:val="24"/>
          <w:szCs w:val="24"/>
        </w:rPr>
        <w:t>Larix sibirica</w:t>
      </w:r>
      <w:r>
        <w:rPr>
          <w:rFonts w:ascii="Times New Roman" w:hAnsi="Times New Roman" w:eastAsia="Times New Roman" w:cs="Times New Roman"/>
          <w:sz w:val="24"/>
          <w:szCs w:val="24"/>
        </w:rPr>
        <w:t>) and during the period with higher differences between  day and night temperatures(September))</w:t>
      </w:r>
    </w:p>
    <w:p w:rsidR="005D62CE" w:rsidP="005D62CE" w:rsidRDefault="005D62CE" w14:paraId="41A33DC2" w14:textId="77777777">
      <w:pPr>
        <w:spacing w:after="0"/>
        <w:jc w:val="both"/>
        <w:rPr>
          <w:rFonts w:ascii="Times New Roman" w:hAnsi="Times New Roman" w:eastAsia="Times New Roman" w:cs="Times New Roman"/>
          <w:sz w:val="24"/>
          <w:szCs w:val="24"/>
        </w:rPr>
      </w:pPr>
    </w:p>
    <w:p w:rsidR="005D62CE" w:rsidP="005D62CE" w:rsidRDefault="005D62CE" w14:paraId="2E85171E" w14:textId="4FA1F444">
      <w:pPr>
        <w:spacing w:after="0"/>
        <w:jc w:val="both"/>
      </w:pPr>
      <w:r w:rsidRPr="1904E64F" w:rsidR="1904E64F">
        <w:rPr>
          <w:rFonts w:ascii="Times New Roman" w:hAnsi="Times New Roman" w:eastAsia="Times New Roman" w:cs="Times New Roman"/>
          <w:sz w:val="24"/>
          <w:szCs w:val="24"/>
        </w:rPr>
        <w:t>For investigated period  individual trees was able to transpire all precipitated water volume around them in area from 20 (</w:t>
      </w:r>
      <w:r w:rsidRPr="1904E64F" w:rsidR="1904E64F">
        <w:rPr>
          <w:rFonts w:ascii="Times New Roman" w:hAnsi="Times New Roman" w:eastAsia="Times New Roman" w:cs="Times New Roman"/>
          <w:i w:val="1"/>
          <w:iCs w:val="1"/>
          <w:sz w:val="24"/>
          <w:szCs w:val="24"/>
        </w:rPr>
        <w:t>Betula pendula</w:t>
      </w:r>
      <w:r w:rsidRPr="1904E64F" w:rsidR="1904E64F">
        <w:rPr>
          <w:rFonts w:ascii="Times New Roman" w:hAnsi="Times New Roman" w:eastAsia="Times New Roman" w:cs="Times New Roman"/>
          <w:sz w:val="24"/>
          <w:szCs w:val="24"/>
        </w:rPr>
        <w:t>) to 70m</w:t>
      </w:r>
      <w:r w:rsidRPr="1904E64F" w:rsidR="1904E64F">
        <w:rPr>
          <w:rFonts w:ascii="Times New Roman" w:hAnsi="Times New Roman" w:eastAsia="Times New Roman" w:cs="Times New Roman"/>
          <w:sz w:val="24"/>
          <w:szCs w:val="24"/>
          <w:vertAlign w:val="superscript"/>
        </w:rPr>
        <w:t>2</w:t>
      </w:r>
      <w:r w:rsidRPr="1904E64F" w:rsidR="1904E64F">
        <w:rPr>
          <w:rFonts w:ascii="Times New Roman" w:hAnsi="Times New Roman" w:eastAsia="Times New Roman" w:cs="Times New Roman"/>
          <w:sz w:val="24"/>
          <w:szCs w:val="24"/>
        </w:rPr>
        <w:t xml:space="preserve"> (</w:t>
      </w:r>
      <w:r w:rsidRPr="1904E64F" w:rsidR="1904E64F">
        <w:rPr>
          <w:rFonts w:ascii="Times New Roman" w:hAnsi="Times New Roman" w:eastAsia="Times New Roman" w:cs="Times New Roman"/>
          <w:i w:val="1"/>
          <w:iCs w:val="1"/>
          <w:sz w:val="24"/>
          <w:szCs w:val="24"/>
        </w:rPr>
        <w:t xml:space="preserve">Acer </w:t>
      </w:r>
      <w:proofErr w:type="spellStart"/>
      <w:r w:rsidRPr="1904E64F" w:rsidR="1904E64F">
        <w:rPr>
          <w:rFonts w:ascii="Times New Roman" w:hAnsi="Times New Roman" w:eastAsia="Times New Roman" w:cs="Times New Roman"/>
          <w:i w:val="1"/>
          <w:iCs w:val="1"/>
          <w:sz w:val="24"/>
          <w:szCs w:val="24"/>
        </w:rPr>
        <w:t>platanoides</w:t>
      </w:r>
      <w:proofErr w:type="spellEnd"/>
      <w:r w:rsidRPr="1904E64F" w:rsidR="1904E64F">
        <w:rPr>
          <w:rFonts w:ascii="Times New Roman" w:hAnsi="Times New Roman" w:eastAsia="Times New Roman" w:cs="Times New Roman"/>
          <w:sz w:val="24"/>
          <w:szCs w:val="24"/>
        </w:rPr>
        <w:t xml:space="preserve">), which positively correlates with size and density of those species canopies , Taking into account density of the stand it can be assumed that for investigated plot annual rainfall and transpiration could be close for years without extreme rainfall ranges, what was shown for boreal urban trees of other cities (Rahman et al. 2019 , </w:t>
      </w:r>
      <w:proofErr w:type="spellStart"/>
      <w:r w:rsidRPr="1904E64F" w:rsidR="1904E64F">
        <w:rPr>
          <w:rFonts w:ascii="Times New Roman" w:hAnsi="Times New Roman" w:eastAsia="Times New Roman" w:cs="Times New Roman"/>
          <w:sz w:val="24"/>
          <w:szCs w:val="24"/>
        </w:rPr>
        <w:t>Pirinen</w:t>
      </w:r>
      <w:proofErr w:type="spellEnd"/>
      <w:r w:rsidRPr="1904E64F" w:rsidR="1904E64F">
        <w:rPr>
          <w:rFonts w:ascii="Times New Roman" w:hAnsi="Times New Roman" w:eastAsia="Times New Roman" w:cs="Times New Roman"/>
          <w:sz w:val="24"/>
          <w:szCs w:val="24"/>
        </w:rPr>
        <w:t xml:space="preserve"> et al. 2012). Such information obtained real time could considerably contribute to cities stormwater management (</w:t>
      </w:r>
      <w:proofErr w:type="spellStart"/>
      <w:r w:rsidRPr="1904E64F" w:rsidR="1904E64F">
        <w:rPr>
          <w:rFonts w:ascii="Times New Roman" w:hAnsi="Times New Roman" w:eastAsia="Times New Roman" w:cs="Times New Roman"/>
          <w:sz w:val="24"/>
          <w:szCs w:val="24"/>
        </w:rPr>
        <w:t>Scharenbroch</w:t>
      </w:r>
      <w:proofErr w:type="spellEnd"/>
      <w:r w:rsidRPr="1904E64F" w:rsidR="1904E64F">
        <w:rPr>
          <w:rFonts w:ascii="Times New Roman" w:hAnsi="Times New Roman" w:eastAsia="Times New Roman" w:cs="Times New Roman"/>
          <w:sz w:val="24"/>
          <w:szCs w:val="24"/>
        </w:rPr>
        <w:t xml:space="preserve"> et al. 2016)</w:t>
      </w:r>
      <w:r w:rsidR="1904E64F">
        <w:rPr/>
        <w:t xml:space="preserve"> </w:t>
      </w:r>
    </w:p>
    <w:p w:rsidR="005D62CE" w:rsidP="005D62CE" w:rsidRDefault="005D62CE" w14:paraId="701803D8" w14:textId="6458730C">
      <w:pPr>
        <w:spacing w:after="0"/>
        <w:jc w:val="both"/>
      </w:pPr>
    </w:p>
    <w:p w:rsidR="005D62CE" w:rsidP="005D62CE" w:rsidRDefault="005D62CE" w14:paraId="30427DAF" w14:textId="77777777">
      <w:pPr>
        <w:spacing w:after="0"/>
        <w:jc w:val="both"/>
        <w:rPr>
          <w:rFonts w:ascii="Times New Roman" w:hAnsi="Times New Roman" w:eastAsia="Times New Roman" w:cs="Times New Roman"/>
          <w:sz w:val="24"/>
          <w:szCs w:val="24"/>
        </w:rPr>
      </w:pPr>
    </w:p>
    <w:p w:rsidRPr="00F744F2" w:rsidR="00321759" w:rsidP="00D12ABE" w:rsidRDefault="00D56879" w14:paraId="55385A41" w14:textId="77777777">
      <w:pPr>
        <w:spacing w:after="0"/>
        <w:jc w:val="both"/>
        <w:rPr>
          <w:rFonts w:ascii="Times New Roman" w:hAnsi="Times New Roman" w:eastAsia="Times New Roman" w:cs="Times New Roman"/>
          <w:i/>
          <w:sz w:val="24"/>
          <w:szCs w:val="24"/>
        </w:rPr>
      </w:pPr>
      <w:r w:rsidRPr="00F744F2">
        <w:rPr>
          <w:rFonts w:ascii="Times New Roman" w:hAnsi="Times New Roman" w:eastAsia="Times New Roman" w:cs="Times New Roman"/>
          <w:i/>
          <w:sz w:val="24"/>
          <w:szCs w:val="24"/>
        </w:rPr>
        <w:t>4.</w:t>
      </w:r>
      <w:r w:rsidRPr="00F744F2" w:rsidR="00D87C11">
        <w:rPr>
          <w:rFonts w:ascii="Times New Roman" w:hAnsi="Times New Roman" w:eastAsia="Times New Roman" w:cs="Times New Roman"/>
          <w:i/>
          <w:sz w:val="24"/>
          <w:szCs w:val="24"/>
        </w:rPr>
        <w:t>3</w:t>
      </w:r>
      <w:r w:rsidRPr="00F744F2">
        <w:rPr>
          <w:rFonts w:ascii="Times New Roman" w:hAnsi="Times New Roman" w:eastAsia="Times New Roman" w:cs="Times New Roman"/>
          <w:i/>
          <w:sz w:val="24"/>
          <w:szCs w:val="24"/>
        </w:rPr>
        <w:t xml:space="preserve">. </w:t>
      </w:r>
      <w:r w:rsidRPr="00F744F2" w:rsidR="00D2592E">
        <w:rPr>
          <w:rFonts w:ascii="Times New Roman" w:hAnsi="Times New Roman" w:eastAsia="Times New Roman" w:cs="Times New Roman"/>
          <w:i/>
          <w:sz w:val="24"/>
          <w:szCs w:val="24"/>
        </w:rPr>
        <w:t>Further t</w:t>
      </w:r>
      <w:r w:rsidRPr="00F744F2">
        <w:rPr>
          <w:rFonts w:ascii="Times New Roman" w:hAnsi="Times New Roman" w:eastAsia="Times New Roman" w:cs="Times New Roman"/>
          <w:i/>
          <w:sz w:val="24"/>
          <w:szCs w:val="24"/>
        </w:rPr>
        <w:t>echnology</w:t>
      </w:r>
      <w:r w:rsidRPr="00F744F2" w:rsidR="00A11C13">
        <w:rPr>
          <w:rFonts w:ascii="Times New Roman" w:hAnsi="Times New Roman" w:eastAsia="Times New Roman" w:cs="Times New Roman"/>
          <w:i/>
          <w:sz w:val="24"/>
          <w:szCs w:val="24"/>
        </w:rPr>
        <w:t xml:space="preserve"> </w:t>
      </w:r>
      <w:r w:rsidRPr="00F744F2" w:rsidR="00D2592E">
        <w:rPr>
          <w:rFonts w:ascii="Times New Roman" w:hAnsi="Times New Roman" w:eastAsia="Times New Roman" w:cs="Times New Roman"/>
          <w:i/>
          <w:sz w:val="24"/>
          <w:szCs w:val="24"/>
        </w:rPr>
        <w:t>development</w:t>
      </w:r>
    </w:p>
    <w:p w:rsidR="00D87C11" w:rsidP="00D12ABE" w:rsidRDefault="00D87C11" w14:paraId="6DEB5B95" w14:textId="77777777">
      <w:pPr>
        <w:spacing w:after="0"/>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Several</w:t>
      </w:r>
      <w:r w:rsidRPr="00100303" w:rsidR="00CE414D">
        <w:rPr>
          <w:rFonts w:ascii="Times New Roman" w:hAnsi="Times New Roman" w:eastAsia="Times New Roman" w:cs="Times New Roman"/>
          <w:sz w:val="24"/>
          <w:szCs w:val="24"/>
        </w:rPr>
        <w:t xml:space="preserve"> indicators </w:t>
      </w:r>
      <w:r w:rsidR="00CE414D">
        <w:rPr>
          <w:rFonts w:ascii="Times New Roman" w:hAnsi="Times New Roman" w:eastAsia="Times New Roman" w:cs="Times New Roman"/>
          <w:sz w:val="24"/>
          <w:szCs w:val="24"/>
        </w:rPr>
        <w:t>were</w:t>
      </w:r>
      <w:r w:rsidRPr="00100303" w:rsidR="00CE414D">
        <w:rPr>
          <w:rFonts w:ascii="Times New Roman" w:hAnsi="Times New Roman" w:eastAsia="Times New Roman" w:cs="Times New Roman"/>
          <w:sz w:val="24"/>
          <w:szCs w:val="24"/>
        </w:rPr>
        <w:t xml:space="preserve"> calculated with certain assumptions or </w:t>
      </w:r>
      <w:r w:rsidR="00CE414D">
        <w:rPr>
          <w:rFonts w:ascii="Times New Roman" w:hAnsi="Times New Roman" w:eastAsia="Times New Roman" w:cs="Times New Roman"/>
          <w:sz w:val="24"/>
          <w:szCs w:val="24"/>
        </w:rPr>
        <w:t>indirectly via proxy that lead to some uncertainties.</w:t>
      </w:r>
      <w:r w:rsidRPr="00100303" w:rsidR="00CE414D">
        <w:rPr>
          <w:rFonts w:ascii="Times New Roman" w:hAnsi="Times New Roman" w:eastAsia="Times New Roman" w:cs="Times New Roman"/>
          <w:sz w:val="24"/>
          <w:szCs w:val="24"/>
        </w:rPr>
        <w:t xml:space="preserve"> </w:t>
      </w:r>
      <w:r w:rsidR="00CE414D">
        <w:rPr>
          <w:rFonts w:ascii="Times New Roman" w:hAnsi="Times New Roman" w:eastAsia="Times New Roman" w:cs="Times New Roman"/>
          <w:sz w:val="24"/>
          <w:szCs w:val="24"/>
        </w:rPr>
        <w:t xml:space="preserve">Leaf Area Index, calculated from the </w:t>
      </w:r>
      <w:r w:rsidRPr="00100303" w:rsidR="007271B5">
        <w:rPr>
          <w:rFonts w:ascii="Times New Roman" w:hAnsi="Times New Roman" w:eastAsia="Times New Roman" w:cs="Times New Roman"/>
          <w:sz w:val="24"/>
          <w:szCs w:val="24"/>
        </w:rPr>
        <w:t xml:space="preserve">spectrometer data </w:t>
      </w:r>
      <w:r w:rsidR="00CE414D">
        <w:rPr>
          <w:rFonts w:ascii="Times New Roman" w:hAnsi="Times New Roman" w:eastAsia="Times New Roman" w:cs="Times New Roman"/>
          <w:sz w:val="24"/>
          <w:szCs w:val="24"/>
        </w:rPr>
        <w:t xml:space="preserve">was </w:t>
      </w:r>
      <w:r w:rsidR="00F744F2">
        <w:rPr>
          <w:rFonts w:ascii="Times New Roman" w:hAnsi="Times New Roman" w:eastAsia="Times New Roman" w:cs="Times New Roman"/>
          <w:sz w:val="24"/>
          <w:szCs w:val="24"/>
        </w:rPr>
        <w:t xml:space="preserve">a bit </w:t>
      </w:r>
      <w:r w:rsidR="00CE414D">
        <w:rPr>
          <w:rFonts w:ascii="Times New Roman" w:hAnsi="Times New Roman" w:eastAsia="Times New Roman" w:cs="Times New Roman"/>
          <w:sz w:val="24"/>
          <w:szCs w:val="24"/>
        </w:rPr>
        <w:t xml:space="preserve">lower than expected maybe </w:t>
      </w:r>
      <w:r w:rsidRPr="00100303" w:rsidR="00CE414D">
        <w:rPr>
          <w:rFonts w:ascii="Times New Roman" w:hAnsi="Times New Roman" w:eastAsia="Times New Roman" w:cs="Times New Roman"/>
          <w:sz w:val="24"/>
          <w:szCs w:val="24"/>
        </w:rPr>
        <w:t xml:space="preserve">because the entire </w:t>
      </w:r>
      <w:r w:rsidR="00CE414D">
        <w:rPr>
          <w:rFonts w:ascii="Times New Roman" w:hAnsi="Times New Roman" w:eastAsia="Times New Roman" w:cs="Times New Roman"/>
          <w:sz w:val="24"/>
          <w:szCs w:val="24"/>
        </w:rPr>
        <w:t>canopy</w:t>
      </w:r>
      <w:r w:rsidRPr="00100303" w:rsidR="00CE414D">
        <w:rPr>
          <w:rFonts w:ascii="Times New Roman" w:hAnsi="Times New Roman" w:eastAsia="Times New Roman" w:cs="Times New Roman"/>
          <w:sz w:val="24"/>
          <w:szCs w:val="24"/>
        </w:rPr>
        <w:t xml:space="preserve"> in the visible area of the sensor </w:t>
      </w:r>
      <w:r w:rsidR="00CE414D">
        <w:rPr>
          <w:rFonts w:ascii="Times New Roman" w:hAnsi="Times New Roman" w:eastAsia="Times New Roman" w:cs="Times New Roman"/>
          <w:sz w:val="24"/>
          <w:szCs w:val="24"/>
        </w:rPr>
        <w:t>was</w:t>
      </w:r>
      <w:r w:rsidRPr="00100303" w:rsidR="00CE414D">
        <w:rPr>
          <w:rFonts w:ascii="Times New Roman" w:hAnsi="Times New Roman" w:eastAsia="Times New Roman" w:cs="Times New Roman"/>
          <w:sz w:val="24"/>
          <w:szCs w:val="24"/>
        </w:rPr>
        <w:t xml:space="preserve"> not captured or </w:t>
      </w:r>
      <w:r w:rsidR="00CE414D">
        <w:rPr>
          <w:rFonts w:ascii="Times New Roman" w:hAnsi="Times New Roman" w:eastAsia="Times New Roman" w:cs="Times New Roman"/>
          <w:sz w:val="24"/>
          <w:szCs w:val="24"/>
        </w:rPr>
        <w:t>was affected by close position of the device to the trunk. Thus, it is necessary</w:t>
      </w:r>
      <w:r w:rsidRPr="00100303" w:rsidR="00CE414D">
        <w:rPr>
          <w:rFonts w:ascii="Times New Roman" w:hAnsi="Times New Roman" w:eastAsia="Times New Roman" w:cs="Times New Roman"/>
          <w:sz w:val="24"/>
          <w:szCs w:val="24"/>
        </w:rPr>
        <w:t xml:space="preserve"> </w:t>
      </w:r>
      <w:r w:rsidR="00CE414D">
        <w:rPr>
          <w:rFonts w:ascii="Times New Roman" w:hAnsi="Times New Roman" w:eastAsia="Times New Roman" w:cs="Times New Roman"/>
          <w:sz w:val="24"/>
          <w:szCs w:val="24"/>
        </w:rPr>
        <w:t>to</w:t>
      </w:r>
      <w:r w:rsidRPr="00100303" w:rsidR="007271B5">
        <w:rPr>
          <w:rFonts w:ascii="Times New Roman" w:hAnsi="Times New Roman" w:eastAsia="Times New Roman" w:cs="Times New Roman"/>
          <w:sz w:val="24"/>
          <w:szCs w:val="24"/>
        </w:rPr>
        <w:t xml:space="preserve"> compar</w:t>
      </w:r>
      <w:r w:rsidR="00CE414D">
        <w:rPr>
          <w:rFonts w:ascii="Times New Roman" w:hAnsi="Times New Roman" w:eastAsia="Times New Roman" w:cs="Times New Roman"/>
          <w:sz w:val="24"/>
          <w:szCs w:val="24"/>
        </w:rPr>
        <w:t xml:space="preserve">e with standard technics (e.g. </w:t>
      </w:r>
      <w:r w:rsidRPr="00100303" w:rsidR="007271B5">
        <w:rPr>
          <w:rFonts w:ascii="Times New Roman" w:hAnsi="Times New Roman" w:eastAsia="Times New Roman" w:cs="Times New Roman"/>
          <w:sz w:val="24"/>
          <w:szCs w:val="24"/>
        </w:rPr>
        <w:t>camera</w:t>
      </w:r>
      <w:r w:rsidR="00CE414D">
        <w:rPr>
          <w:rFonts w:ascii="Times New Roman" w:hAnsi="Times New Roman" w:eastAsia="Times New Roman" w:cs="Times New Roman"/>
          <w:sz w:val="24"/>
          <w:szCs w:val="24"/>
        </w:rPr>
        <w:t xml:space="preserve"> with fish-eye lens) more precise on the one hand</w:t>
      </w:r>
      <w:r w:rsidRPr="00100303" w:rsidR="007271B5">
        <w:rPr>
          <w:rFonts w:ascii="Times New Roman" w:hAnsi="Times New Roman" w:eastAsia="Times New Roman" w:cs="Times New Roman"/>
          <w:sz w:val="24"/>
          <w:szCs w:val="24"/>
        </w:rPr>
        <w:t xml:space="preserve">. On the other </w:t>
      </w:r>
      <w:r w:rsidR="00CE414D">
        <w:rPr>
          <w:rFonts w:ascii="Times New Roman" w:hAnsi="Times New Roman" w:eastAsia="Times New Roman" w:cs="Times New Roman"/>
          <w:sz w:val="24"/>
          <w:szCs w:val="24"/>
        </w:rPr>
        <w:t xml:space="preserve">– </w:t>
      </w:r>
      <w:r w:rsidRPr="00100303" w:rsidR="007271B5">
        <w:rPr>
          <w:rFonts w:ascii="Times New Roman" w:hAnsi="Times New Roman" w:eastAsia="Times New Roman" w:cs="Times New Roman"/>
          <w:sz w:val="24"/>
          <w:szCs w:val="24"/>
        </w:rPr>
        <w:t>spectrometer</w:t>
      </w:r>
      <w:r w:rsidRPr="00CE414D" w:rsidR="00CE414D">
        <w:rPr>
          <w:rFonts w:ascii="Times New Roman" w:hAnsi="Times New Roman" w:eastAsia="Times New Roman" w:cs="Times New Roman"/>
          <w:sz w:val="24"/>
          <w:szCs w:val="24"/>
        </w:rPr>
        <w:t>,</w:t>
      </w:r>
      <w:r w:rsidRPr="00CE414D" w:rsidR="00CE414D">
        <w:t xml:space="preserve"> </w:t>
      </w:r>
      <w:r w:rsidRPr="00CE414D" w:rsidR="00CE414D">
        <w:rPr>
          <w:rFonts w:ascii="Times New Roman" w:hAnsi="Times New Roman" w:eastAsia="Times New Roman" w:cs="Times New Roman"/>
          <w:sz w:val="24"/>
          <w:szCs w:val="24"/>
        </w:rPr>
        <w:t>unlike the camera,</w:t>
      </w:r>
      <w:r w:rsidRPr="00100303" w:rsidR="007271B5">
        <w:rPr>
          <w:rFonts w:ascii="Times New Roman" w:hAnsi="Times New Roman" w:eastAsia="Times New Roman" w:cs="Times New Roman"/>
          <w:sz w:val="24"/>
          <w:szCs w:val="24"/>
        </w:rPr>
        <w:t xml:space="preserve"> allow</w:t>
      </w:r>
      <w:r w:rsidR="00CE414D">
        <w:rPr>
          <w:rFonts w:ascii="Times New Roman" w:hAnsi="Times New Roman" w:eastAsia="Times New Roman" w:cs="Times New Roman"/>
          <w:sz w:val="24"/>
          <w:szCs w:val="24"/>
        </w:rPr>
        <w:t>s</w:t>
      </w:r>
      <w:r w:rsidRPr="00100303" w:rsidR="007271B5">
        <w:rPr>
          <w:rFonts w:ascii="Times New Roman" w:hAnsi="Times New Roman" w:eastAsia="Times New Roman" w:cs="Times New Roman"/>
          <w:sz w:val="24"/>
          <w:szCs w:val="24"/>
        </w:rPr>
        <w:t xml:space="preserve"> the calculation of NDVI-type spect</w:t>
      </w:r>
      <w:r w:rsidR="00CE414D">
        <w:rPr>
          <w:rFonts w:ascii="Times New Roman" w:hAnsi="Times New Roman" w:eastAsia="Times New Roman" w:cs="Times New Roman"/>
          <w:sz w:val="24"/>
          <w:szCs w:val="24"/>
        </w:rPr>
        <w:t>ral indexes, which is also important for UGI monitoring</w:t>
      </w:r>
      <w:r w:rsidR="00CF0BB3">
        <w:rPr>
          <w:rFonts w:ascii="Times New Roman" w:hAnsi="Times New Roman" w:eastAsia="Times New Roman" w:cs="Times New Roman"/>
          <w:sz w:val="24"/>
          <w:szCs w:val="24"/>
        </w:rPr>
        <w:t xml:space="preserve"> to provide information about tree health</w:t>
      </w:r>
      <w:r w:rsidR="00CE414D">
        <w:rPr>
          <w:rFonts w:ascii="Times New Roman" w:hAnsi="Times New Roman" w:eastAsia="Times New Roman" w:cs="Times New Roman"/>
          <w:sz w:val="24"/>
          <w:szCs w:val="24"/>
        </w:rPr>
        <w:t>.</w:t>
      </w:r>
      <w:r w:rsidR="00FC5FFC">
        <w:rPr>
          <w:rFonts w:ascii="Times New Roman" w:hAnsi="Times New Roman" w:eastAsia="Times New Roman" w:cs="Times New Roman"/>
          <w:sz w:val="24"/>
          <w:szCs w:val="24"/>
        </w:rPr>
        <w:t xml:space="preserve"> </w:t>
      </w:r>
      <w:r w:rsidR="00CE414D">
        <w:rPr>
          <w:rFonts w:ascii="Times New Roman" w:hAnsi="Times New Roman" w:eastAsia="Times New Roman" w:cs="Times New Roman"/>
          <w:sz w:val="24"/>
          <w:szCs w:val="24"/>
        </w:rPr>
        <w:t>H</w:t>
      </w:r>
      <w:r w:rsidRPr="00100303" w:rsidR="00100303">
        <w:rPr>
          <w:rFonts w:ascii="Times New Roman" w:hAnsi="Times New Roman" w:eastAsia="Times New Roman" w:cs="Times New Roman"/>
          <w:sz w:val="24"/>
          <w:szCs w:val="24"/>
        </w:rPr>
        <w:t xml:space="preserve">owever, equipping the </w:t>
      </w:r>
      <w:r w:rsidR="00FC5FFC">
        <w:rPr>
          <w:rFonts w:ascii="Times New Roman" w:hAnsi="Times New Roman" w:eastAsia="Times New Roman" w:cs="Times New Roman"/>
          <w:sz w:val="24"/>
          <w:szCs w:val="24"/>
        </w:rPr>
        <w:t>device</w:t>
      </w:r>
      <w:r w:rsidRPr="00100303" w:rsidR="00100303">
        <w:rPr>
          <w:rFonts w:ascii="Times New Roman" w:hAnsi="Times New Roman" w:eastAsia="Times New Roman" w:cs="Times New Roman"/>
          <w:sz w:val="24"/>
          <w:szCs w:val="24"/>
        </w:rPr>
        <w:t xml:space="preserve"> with additional sensors may allow us to do </w:t>
      </w:r>
      <w:r w:rsidR="00FC5FFC">
        <w:rPr>
          <w:rFonts w:ascii="Times New Roman" w:hAnsi="Times New Roman" w:eastAsia="Times New Roman" w:cs="Times New Roman"/>
          <w:sz w:val="24"/>
          <w:szCs w:val="24"/>
        </w:rPr>
        <w:t xml:space="preserve">measurements </w:t>
      </w:r>
      <w:r w:rsidRPr="00100303" w:rsidR="00100303">
        <w:rPr>
          <w:rFonts w:ascii="Times New Roman" w:hAnsi="Times New Roman" w:eastAsia="Times New Roman" w:cs="Times New Roman"/>
          <w:sz w:val="24"/>
          <w:szCs w:val="24"/>
        </w:rPr>
        <w:t>instrumentally</w:t>
      </w:r>
      <w:r w:rsidR="00FC5FFC">
        <w:rPr>
          <w:rFonts w:ascii="Times New Roman" w:hAnsi="Times New Roman" w:eastAsia="Times New Roman" w:cs="Times New Roman"/>
          <w:sz w:val="24"/>
          <w:szCs w:val="24"/>
        </w:rPr>
        <w:t xml:space="preserve"> in direct way</w:t>
      </w:r>
      <w:r w:rsidRPr="00100303" w:rsidR="00100303">
        <w:rPr>
          <w:rFonts w:ascii="Times New Roman" w:hAnsi="Times New Roman" w:eastAsia="Times New Roman" w:cs="Times New Roman"/>
          <w:sz w:val="24"/>
          <w:szCs w:val="24"/>
        </w:rPr>
        <w:t xml:space="preserve">. In particular, the installation of an anemometer will provide </w:t>
      </w:r>
      <w:r w:rsidR="00FC5FFC">
        <w:rPr>
          <w:rFonts w:ascii="Times New Roman" w:hAnsi="Times New Roman" w:eastAsia="Times New Roman" w:cs="Times New Roman"/>
          <w:sz w:val="24"/>
          <w:szCs w:val="24"/>
        </w:rPr>
        <w:t xml:space="preserve">exact </w:t>
      </w:r>
      <w:r w:rsidRPr="00100303" w:rsidR="00100303">
        <w:rPr>
          <w:rFonts w:ascii="Times New Roman" w:hAnsi="Times New Roman" w:eastAsia="Times New Roman" w:cs="Times New Roman"/>
          <w:sz w:val="24"/>
          <w:szCs w:val="24"/>
        </w:rPr>
        <w:t>data on wind speed reduction, and sensors for particle</w:t>
      </w:r>
      <w:r w:rsidR="00FC5FFC">
        <w:rPr>
          <w:rFonts w:ascii="Times New Roman" w:hAnsi="Times New Roman" w:eastAsia="Times New Roman" w:cs="Times New Roman"/>
          <w:sz w:val="24"/>
          <w:szCs w:val="24"/>
        </w:rPr>
        <w:t xml:space="preserve"> matters and</w:t>
      </w:r>
      <w:r w:rsidRPr="00100303" w:rsidR="00100303">
        <w:rPr>
          <w:rFonts w:ascii="Times New Roman" w:hAnsi="Times New Roman" w:eastAsia="Times New Roman" w:cs="Times New Roman"/>
          <w:sz w:val="24"/>
          <w:szCs w:val="24"/>
        </w:rPr>
        <w:t xml:space="preserve"> gases </w:t>
      </w:r>
      <w:r w:rsidR="00FC5FFC">
        <w:rPr>
          <w:rFonts w:ascii="Times New Roman" w:hAnsi="Times New Roman" w:eastAsia="Times New Roman" w:cs="Times New Roman"/>
          <w:sz w:val="24"/>
          <w:szCs w:val="24"/>
        </w:rPr>
        <w:t xml:space="preserve">concentration </w:t>
      </w:r>
      <w:r w:rsidRPr="00100303" w:rsidR="00100303">
        <w:rPr>
          <w:rFonts w:ascii="Times New Roman" w:hAnsi="Times New Roman" w:eastAsia="Times New Roman" w:cs="Times New Roman"/>
          <w:sz w:val="24"/>
          <w:szCs w:val="24"/>
        </w:rPr>
        <w:t xml:space="preserve">in the air will </w:t>
      </w:r>
      <w:r w:rsidR="00FC5FFC">
        <w:rPr>
          <w:rFonts w:ascii="Times New Roman" w:hAnsi="Times New Roman" w:eastAsia="Times New Roman" w:cs="Times New Roman"/>
          <w:sz w:val="24"/>
          <w:szCs w:val="24"/>
        </w:rPr>
        <w:t>boost our knowledge in</w:t>
      </w:r>
      <w:r w:rsidRPr="00100303" w:rsidR="00100303">
        <w:rPr>
          <w:rFonts w:ascii="Times New Roman" w:hAnsi="Times New Roman" w:eastAsia="Times New Roman" w:cs="Times New Roman"/>
          <w:sz w:val="24"/>
          <w:szCs w:val="24"/>
        </w:rPr>
        <w:t xml:space="preserve"> the process of pollutants adsorption by the </w:t>
      </w:r>
      <w:r w:rsidR="00FC5FFC">
        <w:rPr>
          <w:rFonts w:ascii="Times New Roman" w:hAnsi="Times New Roman" w:eastAsia="Times New Roman" w:cs="Times New Roman"/>
          <w:sz w:val="24"/>
          <w:szCs w:val="24"/>
        </w:rPr>
        <w:t xml:space="preserve">tree </w:t>
      </w:r>
      <w:r w:rsidRPr="00100303" w:rsidR="00100303">
        <w:rPr>
          <w:rFonts w:ascii="Times New Roman" w:hAnsi="Times New Roman" w:eastAsia="Times New Roman" w:cs="Times New Roman"/>
          <w:sz w:val="24"/>
          <w:szCs w:val="24"/>
        </w:rPr>
        <w:t>leaves</w:t>
      </w:r>
      <w:r w:rsidR="00FC5FFC">
        <w:rPr>
          <w:rFonts w:ascii="Times New Roman" w:hAnsi="Times New Roman" w:eastAsia="Times New Roman" w:cs="Times New Roman"/>
          <w:sz w:val="24"/>
          <w:szCs w:val="24"/>
        </w:rPr>
        <w:t xml:space="preserve"> in situ</w:t>
      </w:r>
      <w:r w:rsidRPr="00100303" w:rsidR="00100303">
        <w:rPr>
          <w:rFonts w:ascii="Times New Roman" w:hAnsi="Times New Roman" w:eastAsia="Times New Roman" w:cs="Times New Roman"/>
          <w:sz w:val="24"/>
          <w:szCs w:val="24"/>
        </w:rPr>
        <w:t xml:space="preserve">. </w:t>
      </w:r>
      <w:r w:rsidR="007271B5">
        <w:rPr>
          <w:rFonts w:ascii="Times New Roman" w:hAnsi="Times New Roman" w:eastAsia="Times New Roman" w:cs="Times New Roman"/>
          <w:sz w:val="24"/>
          <w:szCs w:val="24"/>
        </w:rPr>
        <w:t>It is also possible to</w:t>
      </w:r>
      <w:r w:rsidRPr="00100303" w:rsidR="00100303">
        <w:rPr>
          <w:rFonts w:ascii="Times New Roman" w:hAnsi="Times New Roman" w:eastAsia="Times New Roman" w:cs="Times New Roman"/>
          <w:sz w:val="24"/>
          <w:szCs w:val="24"/>
        </w:rPr>
        <w:t xml:space="preserve"> use </w:t>
      </w:r>
      <w:r w:rsidR="007271B5">
        <w:rPr>
          <w:rFonts w:ascii="Times New Roman" w:hAnsi="Times New Roman" w:eastAsia="Times New Roman" w:cs="Times New Roman"/>
          <w:sz w:val="24"/>
          <w:szCs w:val="24"/>
        </w:rPr>
        <w:t>the</w:t>
      </w:r>
      <w:r w:rsidRPr="00100303" w:rsidR="00100303">
        <w:rPr>
          <w:rFonts w:ascii="Times New Roman" w:hAnsi="Times New Roman" w:eastAsia="Times New Roman" w:cs="Times New Roman"/>
          <w:sz w:val="24"/>
          <w:szCs w:val="24"/>
        </w:rPr>
        <w:t xml:space="preserve"> microphones to </w:t>
      </w:r>
      <w:r w:rsidRPr="00100303" w:rsidR="007271B5">
        <w:rPr>
          <w:rFonts w:ascii="Times New Roman" w:hAnsi="Times New Roman" w:eastAsia="Times New Roman" w:cs="Times New Roman"/>
          <w:sz w:val="24"/>
          <w:szCs w:val="24"/>
        </w:rPr>
        <w:t xml:space="preserve">assess </w:t>
      </w:r>
      <w:r w:rsidR="007271B5">
        <w:rPr>
          <w:rFonts w:ascii="Times New Roman" w:hAnsi="Times New Roman" w:eastAsia="Times New Roman" w:cs="Times New Roman"/>
          <w:sz w:val="24"/>
          <w:szCs w:val="24"/>
        </w:rPr>
        <w:t xml:space="preserve">the quality of the soundscape and the </w:t>
      </w:r>
      <w:r w:rsidRPr="00100303" w:rsidR="00100303">
        <w:rPr>
          <w:rFonts w:ascii="Times New Roman" w:hAnsi="Times New Roman" w:eastAsia="Times New Roman" w:cs="Times New Roman"/>
          <w:sz w:val="24"/>
          <w:szCs w:val="24"/>
        </w:rPr>
        <w:t>noise polluti</w:t>
      </w:r>
      <w:r w:rsidR="007271B5">
        <w:rPr>
          <w:rFonts w:ascii="Times New Roman" w:hAnsi="Times New Roman" w:eastAsia="Times New Roman" w:cs="Times New Roman"/>
          <w:sz w:val="24"/>
          <w:szCs w:val="24"/>
        </w:rPr>
        <w:t xml:space="preserve">on reduction by the green infrastructure </w:t>
      </w:r>
      <w:r w:rsidR="007271B5">
        <w:rPr>
          <w:rFonts w:ascii="Times New Roman" w:hAnsi="Times New Roman" w:eastAsia="Times New Roman" w:cs="Times New Roman"/>
          <w:sz w:val="24"/>
          <w:szCs w:val="24"/>
        </w:rPr>
        <w:fldChar w:fldCharType="begin"/>
      </w:r>
      <w:r w:rsidR="007271B5">
        <w:rPr>
          <w:rFonts w:ascii="Times New Roman" w:hAnsi="Times New Roman" w:eastAsia="Times New Roman" w:cs="Times New Roman"/>
          <w:sz w:val="24"/>
          <w:szCs w:val="24"/>
        </w:rPr>
        <w:instrText xml:space="preserve"> ADDIN ZOTERO_ITEM CSL_CITATION {"citationID":"qGpSI3w4","properties":{"formattedCitation":"(Mydlarz et al. 2019; Doser et al. 2020)","plainCitation":"(Mydlarz et al. 2019; Doser et al. 2020)","noteIndex":0},"citationItems":[{"id":1731,"uris":["http://zotero.org/users/3524663/items/7PDDXYKD"],"uri":["http://zotero.org/users/3524663/items/7PDDXYKD"],"itemData":{"id":1731,"type":"article-journal","abstract":"Noise pollution is one of the topmost quality of life issues for urban residents in the United States. Continued exposure to high levels of noise has proven effects on health, including acute effects such as sleep disruption, and long-term effects such as hypertension, heart disease, and hearing loss. To investigate and ultimately aid in the mitigation of urban noise, a network of 55 sensor nodes has been deployed across New York City for over two years, collecting sound pressure level (SPL) and audio data. This network has cumulatively amassed over 75 years of calibrated, high-resolution SPL measurements and 35 years of audio data. In addition, high frequency telemetry data have been collected that provides an indication of a sensors’ health. These telemetry data were analyzed over an 18-month period across 31 of the sensors. It has been used to develop a prototype model for pre-failure detection which has the ability to identify sensors in a prefail state 69.1% of the time. The entire network infrastructure is outlined, including the operation of the sensors, followed by an analysis of its data yield and the development of the fault detection approach and the future system integration plans for this.","container-title":"Sensors","DOI":"10.3390/s19061415","ISSN":"1424-8220","issue":"6","journalAbbreviation":"Sensors","language":"en","page":"1415","source":"DOI.org (Crossref)","title":"The Life of a New York City Noise Sensor Network","volume":"19","author":[{"family":"Mydlarz","given":"Charlie"},{"family":"Sharma","given":"Mohit"},{"family":"Lockerman","given":"Yitzchak"},{"family":"Steers","given":"Ben"},{"family":"Silva","given":"Claudio"},{"family":"Bello","given":"Juan"}],"issued":{"date-parts":[["2019",3,22]]}}},{"id":2086,"uris":["http://zotero.org/users/3524663/items/EL2FQSDU"],"uri":["http://zotero.org/users/3524663/items/EL2FQSDU"],"itemData":{"id":2086,"type":"article-journal","abstract":"Assessing the effects of anthropogenic disturbances on wildlife and natural resources is a necessary conservation task. The soundscape is a critical habitat component for acoustically communicating organisms, but the use of the soundscape as a tool for assessing disturbance impacts has been relatively unexplored until recently. Here we present a broad modeling framework for assessing disturbance impacts on soundscapes, which we apply to quantify the influence of a shelterwood logging on soundscapes in northern Michigan. Our modeling approach can be broadly applied to assess anthropogenic disturbance impacts on soundscapes. The approach accommodates inherent differences in control and treatment sites to improve inference about treatment effects, while also accounting for extraneous variables (e.g., rain) that influence acoustic indices.","container-title":"Ecological Indicators","DOI":"10.1016/j.ecolind.2020.106244","ISSN":"1470160X","language":"en","page":"106244","source":"Crossref","title":"Assessing soundscape disturbance through hierarchical models and acoustic indices: A case study on a shelterwood logged northern Michigan forest","title-short":"Assessing soundscape disturbance through hierarchical models and acoustic indices","volume":"113","author":[{"family":"Doser","given":"Jeffrey W."},{"family":"Finley","given":"Andrew O."},{"family":"Kasten","given":"Eric P."},{"family":"Gage","given":"Stuart H."}],"issued":{"date-parts":[["2020",6]]}}}],"schema":"https://github.com/citation-style-language/schema/raw/master/csl-citation.json"} </w:instrText>
      </w:r>
      <w:r w:rsidR="007271B5">
        <w:rPr>
          <w:rFonts w:ascii="Times New Roman" w:hAnsi="Times New Roman" w:eastAsia="Times New Roman" w:cs="Times New Roman"/>
          <w:sz w:val="24"/>
          <w:szCs w:val="24"/>
        </w:rPr>
        <w:fldChar w:fldCharType="separate"/>
      </w:r>
      <w:r w:rsidRPr="007271B5" w:rsidR="007271B5">
        <w:rPr>
          <w:rFonts w:ascii="Times New Roman" w:hAnsi="Times New Roman" w:cs="Times New Roman"/>
          <w:sz w:val="24"/>
        </w:rPr>
        <w:t>(Mydlarz et al. 2019; Doser et al. 2020)</w:t>
      </w:r>
      <w:r w:rsidR="007271B5">
        <w:rPr>
          <w:rFonts w:ascii="Times New Roman" w:hAnsi="Times New Roman" w:eastAsia="Times New Roman" w:cs="Times New Roman"/>
          <w:sz w:val="24"/>
          <w:szCs w:val="24"/>
        </w:rPr>
        <w:fldChar w:fldCharType="end"/>
      </w:r>
      <w:r w:rsidRPr="00100303" w:rsidR="00100303">
        <w:rPr>
          <w:rFonts w:ascii="Times New Roman" w:hAnsi="Times New Roman" w:eastAsia="Times New Roman" w:cs="Times New Roman"/>
          <w:sz w:val="24"/>
          <w:szCs w:val="24"/>
        </w:rPr>
        <w:t xml:space="preserve"> and </w:t>
      </w:r>
      <w:r w:rsidR="007271B5">
        <w:rPr>
          <w:rFonts w:ascii="Times New Roman" w:hAnsi="Times New Roman" w:eastAsia="Times New Roman" w:cs="Times New Roman"/>
          <w:sz w:val="24"/>
          <w:szCs w:val="24"/>
        </w:rPr>
        <w:t xml:space="preserve">to evaluate associated </w:t>
      </w:r>
      <w:r w:rsidRPr="00100303" w:rsidR="00100303">
        <w:rPr>
          <w:rFonts w:ascii="Times New Roman" w:hAnsi="Times New Roman" w:eastAsia="Times New Roman" w:cs="Times New Roman"/>
          <w:sz w:val="24"/>
          <w:szCs w:val="24"/>
        </w:rPr>
        <w:t xml:space="preserve">biodiversity </w:t>
      </w:r>
      <w:r w:rsidR="007271B5">
        <w:rPr>
          <w:rFonts w:ascii="Times New Roman" w:hAnsi="Times New Roman" w:eastAsia="Times New Roman" w:cs="Times New Roman"/>
          <w:sz w:val="24"/>
          <w:szCs w:val="24"/>
        </w:rPr>
        <w:t xml:space="preserve">with the help of </w:t>
      </w:r>
      <w:r w:rsidRPr="00100303" w:rsidR="00100303">
        <w:rPr>
          <w:rFonts w:ascii="Times New Roman" w:hAnsi="Times New Roman" w:eastAsia="Times New Roman" w:cs="Times New Roman"/>
          <w:sz w:val="24"/>
          <w:szCs w:val="24"/>
        </w:rPr>
        <w:t>recorded</w:t>
      </w:r>
      <w:r w:rsidR="007271B5">
        <w:rPr>
          <w:rFonts w:ascii="Times New Roman" w:hAnsi="Times New Roman" w:eastAsia="Times New Roman" w:cs="Times New Roman"/>
          <w:sz w:val="24"/>
          <w:szCs w:val="24"/>
        </w:rPr>
        <w:t xml:space="preserve"> bird songs </w:t>
      </w:r>
      <w:r w:rsidR="007271B5">
        <w:rPr>
          <w:rFonts w:ascii="Times New Roman" w:hAnsi="Times New Roman" w:eastAsia="Times New Roman" w:cs="Times New Roman"/>
          <w:sz w:val="24"/>
          <w:szCs w:val="24"/>
        </w:rPr>
        <w:fldChar w:fldCharType="begin"/>
      </w:r>
      <w:r w:rsidR="007271B5">
        <w:rPr>
          <w:rFonts w:ascii="Times New Roman" w:hAnsi="Times New Roman" w:eastAsia="Times New Roman" w:cs="Times New Roman"/>
          <w:sz w:val="24"/>
          <w:szCs w:val="24"/>
        </w:rPr>
        <w:instrText xml:space="preserve"> ADDIN ZOTERO_ITEM CSL_CITATION {"citationID":"Fv5At84p","properties":{"formattedCitation":"(Farina et al. 2014; Margaritis et al. 2018)","plainCitation":"(Farina et al. 2014; Margaritis et al. 2018)","noteIndex":0},"citationItems":[{"id":1395,"uris":["http://zotero.org/users/3524663/items/AGIL56UL"],"uri":["http://zotero.org/users/3524663/items/AGIL56UL"],"itemData":{"id":1395,"type":"article-journal","container-title":"Urban Ecosystems","DOI":"10.1007/s11252-014-0365-0","ISSN":"1083-8155, 1573-1642","issue":"4","language":"en","page":"923-944","source":"Crossref","title":"Low cost (audio) recording (LCR) for advancing soundscape ecology towards the conservation of sonic complexity and biodiversity in natural and urban landscapes","volume":"17","author":[{"family":"Farina","given":"A."},{"family":"James","given":"P."},{"family":"Bobryk","given":"C."},{"family":"Pieretti","given":"N."},{"family":"Lattanzi","given":"E."},{"family":"McWilliam","given":"J."}],"issued":{"date-parts":[["2014",12]]}}},{"id":1863,"uris":["http://zotero.org/users/3524663/items/GT7ZZ7WS"],"uri":["http://zotero.org/users/3524663/items/GT7ZZ7WS"],"itemData":{"id":1863,"type":"article-journal","abstract":"The main aim of this study was to investigate the eﬀects of vegetation and traﬃc-noise parameters on the sound environment of urban parks. Eight parks of diﬀerent sizes and varying proximity to the city's ring road were selected in Antwerp, Belgium. The sound environment was evaluated with a dual approach, using primarily simulated traﬃc data from the surrounding roads and then measurement noise data from mobile devices within the parks. Percentile weighted sound levels were calculated considering various indicators (LA10, LA50, LA90, LAeq.) with special emphasis on background noise (LA90) and peak values (LA10).","container-title":"Applied Geography","DOI":"10.1016/j.apgeog.2018.02.017","ISSN":"01436228","language":"en","page":"199-212","source":"Crossref","title":"The influence of vegetation and surrounding traffic noise parameters on the sound environment of urban parks","volume":"94","author":[{"family":"Margaritis","given":"Efstathios"},{"family":"Kang","given":"Jian"},{"family":"Filipan","given":"Karlo"},{"family":"Botteldooren","given":"Dick"}],"issued":{"date-parts":[["2018",5]]}}}],"schema":"https://github.com/citation-style-language/schema/raw/master/csl-citation.json"} </w:instrText>
      </w:r>
      <w:r w:rsidR="007271B5">
        <w:rPr>
          <w:rFonts w:ascii="Times New Roman" w:hAnsi="Times New Roman" w:eastAsia="Times New Roman" w:cs="Times New Roman"/>
          <w:sz w:val="24"/>
          <w:szCs w:val="24"/>
        </w:rPr>
        <w:fldChar w:fldCharType="separate"/>
      </w:r>
      <w:r w:rsidRPr="007271B5" w:rsidR="007271B5">
        <w:rPr>
          <w:rFonts w:ascii="Times New Roman" w:hAnsi="Times New Roman" w:cs="Times New Roman"/>
          <w:sz w:val="24"/>
        </w:rPr>
        <w:t>(Farina et al. 2014; Margaritis et al. 2018)</w:t>
      </w:r>
      <w:r w:rsidR="007271B5">
        <w:rPr>
          <w:rFonts w:ascii="Times New Roman" w:hAnsi="Times New Roman" w:eastAsia="Times New Roman" w:cs="Times New Roman"/>
          <w:sz w:val="24"/>
          <w:szCs w:val="24"/>
        </w:rPr>
        <w:fldChar w:fldCharType="end"/>
      </w:r>
      <w:r w:rsidRPr="00100303" w:rsidR="00100303">
        <w:rPr>
          <w:rFonts w:ascii="Times New Roman" w:hAnsi="Times New Roman" w:eastAsia="Times New Roman" w:cs="Times New Roman"/>
          <w:sz w:val="24"/>
          <w:szCs w:val="24"/>
        </w:rPr>
        <w:t xml:space="preserve">. </w:t>
      </w:r>
      <w:r w:rsidR="00CF0BB3">
        <w:rPr>
          <w:rFonts w:ascii="Times New Roman" w:hAnsi="Times New Roman" w:eastAsia="Times New Roman" w:cs="Times New Roman"/>
          <w:sz w:val="24"/>
          <w:szCs w:val="24"/>
        </w:rPr>
        <w:t>Nevertheless</w:t>
      </w:r>
      <w:r w:rsidRPr="00100303" w:rsidR="00100303">
        <w:rPr>
          <w:rFonts w:ascii="Times New Roman" w:hAnsi="Times New Roman" w:eastAsia="Times New Roman" w:cs="Times New Roman"/>
          <w:sz w:val="24"/>
          <w:szCs w:val="24"/>
        </w:rPr>
        <w:t xml:space="preserve">, the technical development of sensors </w:t>
      </w:r>
      <w:r>
        <w:rPr>
          <w:rFonts w:ascii="Times New Roman" w:hAnsi="Times New Roman" w:eastAsia="Times New Roman" w:cs="Times New Roman"/>
          <w:sz w:val="24"/>
          <w:szCs w:val="24"/>
        </w:rPr>
        <w:t xml:space="preserve">along with people engagement to citizen science </w:t>
      </w:r>
      <w:r w:rsidRPr="00100303" w:rsidR="00100303">
        <w:rPr>
          <w:rFonts w:ascii="Times New Roman" w:hAnsi="Times New Roman" w:eastAsia="Times New Roman" w:cs="Times New Roman"/>
          <w:sz w:val="24"/>
          <w:szCs w:val="24"/>
        </w:rPr>
        <w:t>will be inevitable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ADDIN ZOTERO_ITEM CSL_CITATION {"citationID":"c07K3K76","properties":{"formattedCitation":"(Schr\\uc0\\u246{}ter et al. 2017; Nitoslawski et al. 2019)","plainCitation":"(Schröter et al. 2017; Nitoslawski et al. 2019)","noteIndex":0},"citationItems":[{"id":1525,"uris":["http://zotero.org/users/3524663/items/HWZPBTL3"],"uri":["http://zotero.org/users/3524663/items/HWZPBTL3"],"itemData":{"id":1525,"type":"article-journal","abstract":"Citizen science approaches provide opportunities to support ecosystem service assessments. To evaluate the recent trends, challenges and opportunities of utilizing citizen science in ecosystem service studies we conducted a systematic literature and project review. We reviewed the range of ecosystem services and formats of participation in citizen science in 17 peer-reviewed scientiﬁc publications and 102 ongoing or ﬁnished citizen science projects, out of over 500 screened publications and over 1400 screened projects. We found that citizen science is predominantly applied in assessing regulating and cultural services. The assessments were often performed by using proxy indicators that only implicitly provide information on ecosystem services. Direct assessments of ecosystem services are still rare. Participation formats mostly comprise contributory citizen science projects that focus on volunteered data collection. However, there is potential to increase citizen involvement in comprehensive ecosystem service assessments, including the development of research questions, design, data analysis and dissemination of ﬁndings. Levels of involvement could be enhanced to strengthen strategic knowledge on the environment, scientiﬁc literacy and the empowerment of citizens in helping to inform and monitor policies and management efforts related to ecosystem services. We provide an outlook how to better operationalise citizen science approaches to assess ecosystem services.","container-title":"Ecosystem Services","DOI":"10.1016/j.ecoser.2017.09.017","ISSN":"22120416","language":"en","page":"80-94","source":"Crossref","title":"Citizen science for assessing ecosystem services: Status, challenges and opportunities","title-short":"Citizen science for assessing ecosystem services","volume":"28","author":[{"family":"Schröter","given":"Matthias"},{"family":"Kraemer","given":"Roland"},{"family":"Mantel","given":"Martin"},{"family":"Kabisch","given":"Nadja"},{"family":"Hecker","given":"Susanne"},{"family":"Richter","given":"Anett"},{"family":"Neumeier","given":"Veronika"},{"family":"Bonn","given":"Aletta"}],"issued":{"date-parts":[["2017",12]]}}},{"id":1523,"uris":["http://zotero.org/users/3524663/items/685XCHC3"],"uri":["http://zotero.org/users/3524663/items/685XCHC3"],"itemData":{"id":1523,"type":"article-journal","abstract":"Smart cities are increasingly part of urban sustainability discourses. There is a growing interest in understanding how citizen engagement, connected technology, and data analytics can support sustainable development. Evidence has also repeatedly shown that green infrastructure such as urban forests address diverse urban challenges and are critical components of urban sustainability and resilience. Nevertheless, it is unclear whether green space and urban forest management are gaining significant traction in smart city planning. It is thus timely to consider whether and to what extent urban forests and other green spaces can be effectively integrated into smart city planning, to maximize green benefits for all city dwellers.","container-title":"Sustainable Cities and Society","DOI":"10.1016/j.scs.2019.101770","ISSN":"22106707","language":"en","page":"101770","source":"Crossref","title":"Smarter ecosystems for smarter cities? A review of trends, technologies, and turning points for smart urban forestry","title-short":"Smarter ecosystems for smarter cities?","volume":"51","author":[{"family":"Nitoslawski","given":"Sophie A."},{"family":"Galle","given":"Nadine J."},{"family":"Van Den Bosch","given":"Cecil Konijnendijk"},{"family":"Steenberg","given":"James W.N."}],"issued":{"date-parts":[["2019",11]]}}}],"schema":"https://github.com/citation-style-language/schema/raw/master/csl-citation.json"} </w:instrText>
      </w:r>
      <w:r>
        <w:rPr>
          <w:rFonts w:ascii="Times New Roman" w:hAnsi="Times New Roman" w:eastAsia="Times New Roman" w:cs="Times New Roman"/>
          <w:sz w:val="24"/>
          <w:szCs w:val="24"/>
        </w:rPr>
        <w:fldChar w:fldCharType="separate"/>
      </w:r>
      <w:r w:rsidRPr="00D87C11">
        <w:rPr>
          <w:rFonts w:ascii="Times New Roman" w:hAnsi="Times New Roman" w:cs="Times New Roman"/>
          <w:sz w:val="24"/>
          <w:szCs w:val="24"/>
        </w:rPr>
        <w:t>(Schröter et al. 2017; Nitoslawski et al. 2019)</w:t>
      </w:r>
      <w:r>
        <w:rPr>
          <w:rFonts w:ascii="Times New Roman" w:hAnsi="Times New Roman" w:eastAsia="Times New Roman" w:cs="Times New Roman"/>
          <w:sz w:val="24"/>
          <w:szCs w:val="24"/>
        </w:rPr>
        <w:fldChar w:fldCharType="end"/>
      </w:r>
      <w:r w:rsidRPr="00100303" w:rsidR="00100303">
        <w:rPr>
          <w:rFonts w:ascii="Times New Roman" w:hAnsi="Times New Roman" w:eastAsia="Times New Roman" w:cs="Times New Roman"/>
          <w:sz w:val="24"/>
          <w:szCs w:val="24"/>
        </w:rPr>
        <w:t xml:space="preserve">, </w:t>
      </w:r>
      <w:r w:rsidR="00CF0BB3">
        <w:rPr>
          <w:rFonts w:ascii="Times New Roman" w:hAnsi="Times New Roman" w:eastAsia="Times New Roman" w:cs="Times New Roman"/>
          <w:sz w:val="24"/>
          <w:szCs w:val="24"/>
        </w:rPr>
        <w:t xml:space="preserve">thus </w:t>
      </w:r>
      <w:r w:rsidRPr="00100303" w:rsidR="00100303">
        <w:rPr>
          <w:rFonts w:ascii="Times New Roman" w:hAnsi="Times New Roman" w:eastAsia="Times New Roman" w:cs="Times New Roman"/>
          <w:sz w:val="24"/>
          <w:szCs w:val="24"/>
        </w:rPr>
        <w:t>it will be important to adapt them to the task of monitoring those parameters that are important for urban planning decisions</w:t>
      </w:r>
      <w:r w:rsidR="00CF0BB3">
        <w:rPr>
          <w:rFonts w:ascii="Times New Roman" w:hAnsi="Times New Roman" w:eastAsia="Times New Roman" w:cs="Times New Roman"/>
          <w:sz w:val="24"/>
          <w:szCs w:val="24"/>
        </w:rPr>
        <w:t xml:space="preserve"> </w:t>
      </w:r>
      <w:r w:rsidR="00CF0BB3">
        <w:rPr>
          <w:rFonts w:ascii="Times New Roman" w:hAnsi="Times New Roman" w:eastAsia="Times New Roman" w:cs="Times New Roman"/>
          <w:sz w:val="24"/>
          <w:szCs w:val="24"/>
        </w:rPr>
        <w:fldChar w:fldCharType="begin"/>
      </w:r>
      <w:r w:rsidR="003C30A6">
        <w:rPr>
          <w:rFonts w:ascii="Times New Roman" w:hAnsi="Times New Roman" w:eastAsia="Times New Roman" w:cs="Times New Roman"/>
          <w:sz w:val="24"/>
          <w:szCs w:val="24"/>
        </w:rPr>
        <w:instrText xml:space="preserve"> ADDIN ZOTERO_ITEM CSL_CITATION {"citationID":"5oTrSK9H","properties":{"formattedCitation":"(Cortinovis and Geneletti 2019)","plainCitation":"(Cortinovis and Geneletti 2019)","noteIndex":0},"citationItems":[{"id":1119,"uris":["http://zotero.org/users/3524663/items/VFS5WZYZ"],"uri":["http://zotero.org/users/3524663/items/VFS5WZYZ"],"itemData":{"id":1119,"type":"article-journal","abstract":"Urban planning is the most relevant decision-making process affecting urban regulating ecosystem services. However, a clear understanding of the effects of planning decisions on both the supply and demand of urban regulating ecosystem services is still lacking. To support planners in enhancing urban regulating ecosystem services, there is a need to understand what variables are at stake and how changes in planning-related variables may affect urban regulating ecosystem services. The article presents a conceptual framework that describes how capacity, demand, and flow of urban regulating ecosystem services, and related benefits, are linked to the main variables controlled by urban planning, i.e. the location, typology, and size of urban green infrastructure, and the spatial distribution and vulnerability profile of population and physical assets. The variables and links described in the framework are then detailed for seven urban regulating ecosystem services. The analysis reveals, for each service, what are the main levers on which planners can act to shape the amount and spatial distribution of urban regulating ecosystem services and related benefits across the city. Uses and limitations of the proposed framework are discussed, and some key messages are drawn for planners on how to operationalise the findings.","container-title":"Ecosystem Services","DOI":"10.1016/j.ecoser.2019.100946","ISSN":"22120416","language":"en","page":"100946","source":"Crossref","title":"A framework to explore the effects of urban planning decisions on regulating ecosystem services in cities","volume":"38","author":[{"family":"Cortinovis","given":"Chiara"},{"family":"Geneletti","given":"Davide"}],"issued":{"date-parts":[["2019",8]]}}}],"schema":"https://github.com/citation-style-language/schema/raw/master/csl-citation.json"} </w:instrText>
      </w:r>
      <w:r w:rsidR="00CF0BB3">
        <w:rPr>
          <w:rFonts w:ascii="Times New Roman" w:hAnsi="Times New Roman" w:eastAsia="Times New Roman" w:cs="Times New Roman"/>
          <w:sz w:val="24"/>
          <w:szCs w:val="24"/>
        </w:rPr>
        <w:fldChar w:fldCharType="separate"/>
      </w:r>
      <w:r w:rsidRPr="003C30A6" w:rsidR="003C30A6">
        <w:rPr>
          <w:rFonts w:ascii="Times New Roman" w:hAnsi="Times New Roman" w:cs="Times New Roman"/>
          <w:sz w:val="24"/>
        </w:rPr>
        <w:t>(Cortinovis and Geneletti 2019)</w:t>
      </w:r>
      <w:r w:rsidR="00CF0BB3">
        <w:rPr>
          <w:rFonts w:ascii="Times New Roman" w:hAnsi="Times New Roman" w:eastAsia="Times New Roman" w:cs="Times New Roman"/>
          <w:sz w:val="24"/>
          <w:szCs w:val="24"/>
        </w:rPr>
        <w:fldChar w:fldCharType="end"/>
      </w:r>
      <w:r w:rsidRPr="00100303" w:rsidR="00100303">
        <w:rPr>
          <w:rFonts w:ascii="Times New Roman" w:hAnsi="Times New Roman" w:eastAsia="Times New Roman" w:cs="Times New Roman"/>
          <w:sz w:val="24"/>
          <w:szCs w:val="24"/>
        </w:rPr>
        <w:t>.</w:t>
      </w:r>
      <w:r w:rsidR="007271B5">
        <w:rPr>
          <w:rFonts w:ascii="Times New Roman" w:hAnsi="Times New Roman" w:eastAsia="Times New Roman" w:cs="Times New Roman"/>
          <w:sz w:val="24"/>
          <w:szCs w:val="24"/>
        </w:rPr>
        <w:t xml:space="preserve"> </w:t>
      </w:r>
    </w:p>
    <w:p w:rsidRPr="00F744F2" w:rsidR="00D87C11" w:rsidP="00D12ABE" w:rsidRDefault="00D87C11" w14:paraId="79255983" w14:textId="77777777">
      <w:pPr>
        <w:spacing w:after="0"/>
        <w:jc w:val="both"/>
        <w:rPr>
          <w:rFonts w:ascii="Times New Roman" w:hAnsi="Times New Roman" w:eastAsia="Times New Roman" w:cs="Times New Roman"/>
          <w:i/>
          <w:sz w:val="24"/>
          <w:szCs w:val="24"/>
        </w:rPr>
      </w:pPr>
      <w:r w:rsidRPr="00F744F2">
        <w:rPr>
          <w:rFonts w:ascii="Times New Roman" w:hAnsi="Times New Roman" w:eastAsia="Times New Roman" w:cs="Times New Roman"/>
          <w:i/>
          <w:sz w:val="24"/>
          <w:szCs w:val="24"/>
        </w:rPr>
        <w:lastRenderedPageBreak/>
        <w:t>4.4. Indicators and their info</w:t>
      </w:r>
      <w:sdt>
        <w:sdtPr>
          <w:rPr>
            <w:i/>
          </w:rPr>
          <w:tag w:val="goog_rdk_21"/>
          <w:id w:val="-2013442655"/>
        </w:sdtPr>
        <w:sdtContent/>
      </w:sdt>
      <w:r w:rsidRPr="00F744F2">
        <w:rPr>
          <w:rFonts w:ascii="Times New Roman" w:hAnsi="Times New Roman" w:eastAsia="Times New Roman" w:cs="Times New Roman"/>
          <w:i/>
          <w:sz w:val="24"/>
          <w:szCs w:val="24"/>
        </w:rPr>
        <w:t>rmativity for further assessment and use in urban green infrastructure monitoring and planning.</w:t>
      </w:r>
    </w:p>
    <w:p w:rsidRPr="00306544" w:rsidR="00306544" w:rsidP="00D12ABE" w:rsidRDefault="00306544" w14:paraId="28E7F67F" w14:textId="77777777">
      <w:pPr>
        <w:spacing w:after="0"/>
        <w:ind w:firstLine="720"/>
        <w:jc w:val="both"/>
        <w:rPr>
          <w:rFonts w:ascii="Times New Roman" w:hAnsi="Times New Roman" w:eastAsia="Times New Roman" w:cs="Times New Roman"/>
          <w:sz w:val="24"/>
          <w:szCs w:val="24"/>
        </w:rPr>
      </w:pPr>
      <w:r w:rsidRPr="00306544">
        <w:rPr>
          <w:rFonts w:ascii="Times New Roman" w:hAnsi="Times New Roman" w:eastAsia="Times New Roman" w:cs="Times New Roman"/>
          <w:sz w:val="24"/>
          <w:szCs w:val="24"/>
        </w:rPr>
        <w:t xml:space="preserve">Among the indicators presented in the article, perhaps not all of them can be used for practical purposes directly. </w:t>
      </w:r>
      <w:r w:rsidR="003C30A6">
        <w:rPr>
          <w:rFonts w:ascii="Times New Roman" w:hAnsi="Times New Roman" w:eastAsia="Times New Roman" w:cs="Times New Roman"/>
          <w:sz w:val="24"/>
          <w:szCs w:val="24"/>
        </w:rPr>
        <w:t>Air t</w:t>
      </w:r>
      <w:r w:rsidRPr="00306544">
        <w:rPr>
          <w:rFonts w:ascii="Times New Roman" w:hAnsi="Times New Roman" w:eastAsia="Times New Roman" w:cs="Times New Roman"/>
          <w:sz w:val="24"/>
          <w:szCs w:val="24"/>
        </w:rPr>
        <w:t>emperature</w:t>
      </w:r>
      <w:r w:rsidR="003C30A6">
        <w:rPr>
          <w:rFonts w:ascii="Times New Roman" w:hAnsi="Times New Roman" w:eastAsia="Times New Roman" w:cs="Times New Roman"/>
          <w:sz w:val="24"/>
          <w:szCs w:val="24"/>
        </w:rPr>
        <w:t xml:space="preserve"> and</w:t>
      </w:r>
      <w:r w:rsidRPr="00306544">
        <w:rPr>
          <w:rFonts w:ascii="Times New Roman" w:hAnsi="Times New Roman" w:eastAsia="Times New Roman" w:cs="Times New Roman"/>
          <w:sz w:val="24"/>
          <w:szCs w:val="24"/>
        </w:rPr>
        <w:t xml:space="preserve"> humidity under the canopy of city trees can be presented as is</w:t>
      </w:r>
      <w:r w:rsidR="003C30A6">
        <w:rPr>
          <w:rFonts w:ascii="Times New Roman" w:hAnsi="Times New Roman" w:eastAsia="Times New Roman" w:cs="Times New Roman"/>
          <w:sz w:val="24"/>
          <w:szCs w:val="24"/>
        </w:rPr>
        <w:t xml:space="preserve"> for people</w:t>
      </w:r>
      <w:r w:rsidRPr="00306544">
        <w:rPr>
          <w:rFonts w:ascii="Times New Roman" w:hAnsi="Times New Roman" w:eastAsia="Times New Roman" w:cs="Times New Roman"/>
          <w:sz w:val="24"/>
          <w:szCs w:val="24"/>
        </w:rPr>
        <w:t>, as well as wind speed</w:t>
      </w:r>
      <w:r w:rsidR="003C30A6">
        <w:rPr>
          <w:rFonts w:ascii="Times New Roman" w:hAnsi="Times New Roman" w:eastAsia="Times New Roman" w:cs="Times New Roman"/>
          <w:sz w:val="24"/>
          <w:szCs w:val="24"/>
        </w:rPr>
        <w:t xml:space="preserve"> for example</w:t>
      </w:r>
      <w:r w:rsidRPr="00306544">
        <w:rPr>
          <w:rFonts w:ascii="Times New Roman" w:hAnsi="Times New Roman" w:eastAsia="Times New Roman" w:cs="Times New Roman"/>
          <w:sz w:val="24"/>
          <w:szCs w:val="24"/>
        </w:rPr>
        <w:t xml:space="preserve">. </w:t>
      </w:r>
      <w:r w:rsidRPr="00306544" w:rsidR="003C30A6">
        <w:rPr>
          <w:rFonts w:ascii="Times New Roman" w:hAnsi="Times New Roman" w:eastAsia="Times New Roman" w:cs="Times New Roman"/>
          <w:sz w:val="24"/>
          <w:szCs w:val="24"/>
        </w:rPr>
        <w:t>However, in order to monitor the quality of the urban environment associated with green infrastructure, it is probably worth developing special scales of air quality, microclimate comfort and noise pollution levels</w:t>
      </w:r>
      <w:r w:rsidR="003C30A6">
        <w:rPr>
          <w:rFonts w:ascii="Times New Roman" w:hAnsi="Times New Roman" w:eastAsia="Times New Roman" w:cs="Times New Roman"/>
          <w:sz w:val="24"/>
          <w:szCs w:val="24"/>
        </w:rPr>
        <w:t xml:space="preserve"> – in this form it makes more clear information for citizens</w:t>
      </w:r>
      <w:r w:rsidRPr="00306544" w:rsidR="003C30A6">
        <w:rPr>
          <w:rFonts w:ascii="Times New Roman" w:hAnsi="Times New Roman" w:eastAsia="Times New Roman" w:cs="Times New Roman"/>
          <w:sz w:val="24"/>
          <w:szCs w:val="24"/>
        </w:rPr>
        <w:t xml:space="preserve">. </w:t>
      </w:r>
      <w:r w:rsidR="003C30A6">
        <w:rPr>
          <w:rFonts w:ascii="Times New Roman" w:hAnsi="Times New Roman" w:eastAsia="Times New Roman" w:cs="Times New Roman"/>
          <w:sz w:val="24"/>
          <w:szCs w:val="24"/>
        </w:rPr>
        <w:t xml:space="preserve">On the other hand, </w:t>
      </w:r>
      <w:r w:rsidRPr="00306544">
        <w:rPr>
          <w:rFonts w:ascii="Times New Roman" w:hAnsi="Times New Roman" w:eastAsia="Times New Roman" w:cs="Times New Roman"/>
          <w:sz w:val="24"/>
          <w:szCs w:val="24"/>
        </w:rPr>
        <w:t xml:space="preserve">for spatial planning tasks, annual or seasonal indicators of </w:t>
      </w:r>
      <w:r w:rsidR="003C30A6">
        <w:rPr>
          <w:rFonts w:ascii="Times New Roman" w:hAnsi="Times New Roman" w:eastAsia="Times New Roman" w:cs="Times New Roman"/>
          <w:sz w:val="24"/>
          <w:szCs w:val="24"/>
        </w:rPr>
        <w:t xml:space="preserve">ecosystem </w:t>
      </w:r>
      <w:r w:rsidRPr="00306544">
        <w:rPr>
          <w:rFonts w:ascii="Times New Roman" w:hAnsi="Times New Roman" w:eastAsia="Times New Roman" w:cs="Times New Roman"/>
          <w:sz w:val="24"/>
          <w:szCs w:val="24"/>
        </w:rPr>
        <w:t xml:space="preserve">services </w:t>
      </w:r>
      <w:r w:rsidR="003C30A6">
        <w:rPr>
          <w:rFonts w:ascii="Times New Roman" w:hAnsi="Times New Roman" w:eastAsia="Times New Roman" w:cs="Times New Roman"/>
          <w:sz w:val="24"/>
          <w:szCs w:val="24"/>
        </w:rPr>
        <w:t xml:space="preserve">provided </w:t>
      </w:r>
      <w:r w:rsidRPr="00306544">
        <w:rPr>
          <w:rFonts w:ascii="Times New Roman" w:hAnsi="Times New Roman" w:eastAsia="Times New Roman" w:cs="Times New Roman"/>
          <w:sz w:val="24"/>
          <w:szCs w:val="24"/>
        </w:rPr>
        <w:t>by one or another tree species at its specific age, height and condition will be more useful in the form of empirical data tables</w:t>
      </w:r>
      <w:r w:rsidR="003C30A6">
        <w:rPr>
          <w:rFonts w:ascii="Times New Roman" w:hAnsi="Times New Roman" w:eastAsia="Times New Roman" w:cs="Times New Roman"/>
          <w:sz w:val="24"/>
          <w:szCs w:val="24"/>
        </w:rPr>
        <w:t xml:space="preserve"> and spatial models</w:t>
      </w:r>
      <w:r w:rsidRPr="00306544">
        <w:rPr>
          <w:rFonts w:ascii="Times New Roman" w:hAnsi="Times New Roman" w:eastAsia="Times New Roman" w:cs="Times New Roman"/>
          <w:sz w:val="24"/>
          <w:szCs w:val="24"/>
        </w:rPr>
        <w:t>, as it will affect which and where to plant trees</w:t>
      </w:r>
      <w:r w:rsidR="003C30A6">
        <w:rPr>
          <w:rFonts w:ascii="Times New Roman" w:hAnsi="Times New Roman" w:eastAsia="Times New Roman" w:cs="Times New Roman"/>
          <w:sz w:val="24"/>
          <w:szCs w:val="24"/>
        </w:rPr>
        <w:t xml:space="preserve"> </w:t>
      </w:r>
      <w:r w:rsidR="003C30A6">
        <w:rPr>
          <w:rFonts w:ascii="Times New Roman" w:hAnsi="Times New Roman" w:eastAsia="Times New Roman" w:cs="Times New Roman"/>
          <w:sz w:val="24"/>
          <w:szCs w:val="24"/>
        </w:rPr>
        <w:fldChar w:fldCharType="begin"/>
      </w:r>
      <w:r w:rsidR="003C30A6">
        <w:rPr>
          <w:rFonts w:ascii="Times New Roman" w:hAnsi="Times New Roman" w:eastAsia="Times New Roman" w:cs="Times New Roman"/>
          <w:sz w:val="24"/>
          <w:szCs w:val="24"/>
        </w:rPr>
        <w:instrText xml:space="preserve"> ADDIN ZOTERO_ITEM CSL_CITATION {"citationID":"9LtxQZoq","properties":{"formattedCitation":"(Bodnaruk et al. 2017)","plainCitation":"(Bodnaruk et al. 2017)","noteIndex":0},"citationItems":[{"id":1658,"uris":["http://zotero.org/users/3524663/items/I55A98N6"],"uri":["http://zotero.org/users/3524663/items/I55A98N6"],"itemData":{"id":1658,"type":"article-journal","abstract":"Urban trees can help mitigate some of the environmental degradation linked to the rapid urbanization of humanity. Many municipalities are implementing ambitious tree planting programs to help remove air pollution, mitigate urban heat island effects, and provide other ecosystem services and beneﬁts but lack quantitative tools to explore priority planting locations and potential tradeoffs between services. This work demonstrates a quantitative method for exploring priority planting and ecosystem service tradeoffs in Baltimore, Maryland using spatially explicit biophysical iTree models. Several planting schemes were created based on the individual optimization of a number of metrics related to services and beneﬁts of air pollution and heat mitigation ecosystem services. The results demonstrate that different tree planting schemes would be pursued based on the ecosystem service or beneﬁt maximized, revealing tradeoffs between services and priority planting locations. With further development including consideration of additional ecosystem services, disservices, user input, and costs of tree planting and maintenance, this approach could provide city planners, urban foresters, and members of the public with a powerful tool to better manage urban forest systems.","container-title":"Landscape and Urban Planning","DOI":"10.1016/j.landurbplan.2016.08.016","ISSN":"01692046","journalAbbreviation":"Landscape and Urban Planning","language":"en","page":"457-467","source":"DOI.org (Crossref)","title":"Where to plant urban trees? A spatially explicit methodology to explore ecosystem service tradeoffs","title-short":"Where to plant urban trees?","volume":"157","author":[{"family":"Bodnaruk","given":"E.W."},{"family":"Kroll","given":"C.N."},{"family":"Yang","given":"Y."},{"family":"Hirabayashi","given":"S."},{"family":"Nowak","given":"D.J."},{"family":"Endreny","given":"T.A."}],"issued":{"date-parts":[["2017",1]]}}}],"schema":"https://github.com/citation-style-language/schema/raw/master/csl-citation.json"} </w:instrText>
      </w:r>
      <w:r w:rsidR="003C30A6">
        <w:rPr>
          <w:rFonts w:ascii="Times New Roman" w:hAnsi="Times New Roman" w:eastAsia="Times New Roman" w:cs="Times New Roman"/>
          <w:sz w:val="24"/>
          <w:szCs w:val="24"/>
        </w:rPr>
        <w:fldChar w:fldCharType="separate"/>
      </w:r>
      <w:r w:rsidRPr="003C30A6" w:rsidR="003C30A6">
        <w:rPr>
          <w:rFonts w:ascii="Times New Roman" w:hAnsi="Times New Roman" w:cs="Times New Roman"/>
          <w:sz w:val="24"/>
        </w:rPr>
        <w:t>(Bodnaruk et al. 2017)</w:t>
      </w:r>
      <w:r w:rsidR="003C30A6">
        <w:rPr>
          <w:rFonts w:ascii="Times New Roman" w:hAnsi="Times New Roman" w:eastAsia="Times New Roman" w:cs="Times New Roman"/>
          <w:sz w:val="24"/>
          <w:szCs w:val="24"/>
        </w:rPr>
        <w:fldChar w:fldCharType="end"/>
      </w:r>
      <w:r w:rsidRPr="00306544">
        <w:rPr>
          <w:rFonts w:ascii="Times New Roman" w:hAnsi="Times New Roman" w:eastAsia="Times New Roman" w:cs="Times New Roman"/>
          <w:sz w:val="24"/>
          <w:szCs w:val="24"/>
        </w:rPr>
        <w:t xml:space="preserve">. In addition, it is also </w:t>
      </w:r>
      <w:r w:rsidR="003C30A6">
        <w:rPr>
          <w:rFonts w:ascii="Times New Roman" w:hAnsi="Times New Roman" w:eastAsia="Times New Roman" w:cs="Times New Roman"/>
          <w:sz w:val="24"/>
          <w:szCs w:val="24"/>
        </w:rPr>
        <w:t>necessary to take into account</w:t>
      </w:r>
      <w:r w:rsidRPr="00306544">
        <w:rPr>
          <w:rFonts w:ascii="Times New Roman" w:hAnsi="Times New Roman" w:eastAsia="Times New Roman" w:cs="Times New Roman"/>
          <w:sz w:val="24"/>
          <w:szCs w:val="24"/>
        </w:rPr>
        <w:t xml:space="preserve"> </w:t>
      </w:r>
      <w:r w:rsidR="003C30A6">
        <w:rPr>
          <w:rFonts w:ascii="Times New Roman" w:hAnsi="Times New Roman" w:eastAsia="Times New Roman" w:cs="Times New Roman"/>
          <w:sz w:val="24"/>
          <w:szCs w:val="24"/>
        </w:rPr>
        <w:t xml:space="preserve">disservices associated with urban trees </w:t>
      </w:r>
      <w:r w:rsidRPr="00306544">
        <w:rPr>
          <w:rFonts w:ascii="Times New Roman" w:hAnsi="Times New Roman" w:eastAsia="Times New Roman" w:cs="Times New Roman"/>
          <w:sz w:val="24"/>
          <w:szCs w:val="24"/>
        </w:rPr>
        <w:t>such as the fall of weakened and diseased trees on cars, infrastructure and buildings, and the allergic reaction</w:t>
      </w:r>
      <w:r w:rsidR="003C30A6">
        <w:rPr>
          <w:rFonts w:ascii="Times New Roman" w:hAnsi="Times New Roman" w:eastAsia="Times New Roman" w:cs="Times New Roman"/>
          <w:sz w:val="24"/>
          <w:szCs w:val="24"/>
        </w:rPr>
        <w:t xml:space="preserve"> of people</w:t>
      </w:r>
      <w:r w:rsidRPr="00306544">
        <w:rPr>
          <w:rFonts w:ascii="Times New Roman" w:hAnsi="Times New Roman" w:eastAsia="Times New Roman" w:cs="Times New Roman"/>
          <w:sz w:val="24"/>
          <w:szCs w:val="24"/>
        </w:rPr>
        <w:t xml:space="preserve"> to </w:t>
      </w:r>
      <w:r w:rsidR="003C30A6">
        <w:rPr>
          <w:rFonts w:ascii="Times New Roman" w:hAnsi="Times New Roman" w:eastAsia="Times New Roman" w:cs="Times New Roman"/>
          <w:sz w:val="24"/>
          <w:szCs w:val="24"/>
        </w:rPr>
        <w:t xml:space="preserve">tree </w:t>
      </w:r>
      <w:r w:rsidRPr="00306544">
        <w:rPr>
          <w:rFonts w:ascii="Times New Roman" w:hAnsi="Times New Roman" w:eastAsia="Times New Roman" w:cs="Times New Roman"/>
          <w:sz w:val="24"/>
          <w:szCs w:val="24"/>
        </w:rPr>
        <w:t>pollen</w:t>
      </w:r>
      <w:r w:rsidR="003C30A6">
        <w:rPr>
          <w:rFonts w:ascii="Times New Roman" w:hAnsi="Times New Roman" w:eastAsia="Times New Roman" w:cs="Times New Roman"/>
          <w:sz w:val="24"/>
          <w:szCs w:val="24"/>
        </w:rPr>
        <w:t xml:space="preserve"> </w:t>
      </w:r>
      <w:r w:rsidR="003C30A6">
        <w:rPr>
          <w:rFonts w:ascii="Times New Roman" w:hAnsi="Times New Roman" w:eastAsia="Times New Roman" w:cs="Times New Roman"/>
          <w:sz w:val="24"/>
          <w:szCs w:val="24"/>
        </w:rPr>
        <w:fldChar w:fldCharType="begin"/>
      </w:r>
      <w:r w:rsidR="003C30A6">
        <w:rPr>
          <w:rFonts w:ascii="Times New Roman" w:hAnsi="Times New Roman" w:eastAsia="Times New Roman" w:cs="Times New Roman"/>
          <w:sz w:val="24"/>
          <w:szCs w:val="24"/>
        </w:rPr>
        <w:instrText xml:space="preserve"> ADDIN ZOTERO_ITEM CSL_CITATION {"citationID":"nKpaponm","properties":{"formattedCitation":"(Speak et al. 2018; Teixeira et al. 2019)","plainCitation":"(Speak et al. 2018; Teixeira et al. 2019)","noteIndex":0},"citationItems":[{"id":1634,"uris":["http://zotero.org/users/3524663/items/YXJ3GQX8"],"uri":["http://zotero.org/users/3524663/items/YXJ3GQX8"],"itemData":{"id":1634,"type":"article-journal","abstract":"Considering ecosystem disservices (EDS) of urban forests alongside the services (ES) can lead to better-informed decisions about tree species selection and placement in cities. Finding a common assessment framework, that does not rely on a ﬁnancial model, can be tricky, and many studies consider, but do not include, EDS in their tree appraisals. Compound indicators represent a means to neatly combine disparate ecosystem data into one meaningful metric. In this study quantitative ﬁeld measurements, model outputs, and categorical data relating to some of the major ES and EDS of the urban forest of Meran, Italy, were successfully compressed into a single unit, overcoming epistemological boundaries surrounding diﬀerent urban ecosystem valuation methods. Several methods of compound indicator construction were considered and uncertainty and sensitivity analysis carried out on the species rankings which were produced. Signiﬁcant diﬀerences in ES/EDS provision were observed between trees on public and private land. Spatial analysis revealed hotspots of high ES provision and low EDS provision, and vice versa. With correct use, compound indicators can stand alongside other methods of measuring and valuing positive and negative aspects of urban ecosystems.","container-title":"Ecological Indicators","DOI":"10.1016/j.ecolind.2018.07.048","ISSN":"1470160X","journalAbbreviation":"Ecological Indicators","language":"en","page":"544-553","source":"DOI.org (Crossref)","title":"An ecosystem service-disservice ratio: Using composite indicators to assess the net benefits of urban trees","title-short":"An ecosystem service-disservice ratio","volume":"95","author":[{"family":"Speak","given":"Andrew"},{"family":"Escobedo","given":"Francisco J."},{"family":"Russo","given":"Alessio"},{"family":"Zerbe","given":"Stefan"}],"issued":{"date-parts":[["2018",12]]}}},{"id":1316,"uris":["http://zotero.org/users/3524663/items/K6ZSZM7U"],"uri":["http://zotero.org/users/3524663/items/K6ZSZM7U"],"itemData":{"id":1316,"type":"article-journal","abstract":"Context The landscape approach and the ecosystem services (ES) framework have been widely used to investigate human-nature relationships and orient landscape planning and management. However, ecosystem disservices (EDS) and their inﬂuence on how people interact with ecosystems have received less attention.","container-title":"Landscape Ecology","DOI":"10.1007/s10980-019-00778-y","ISSN":"0921-2973, 1572-9761","issue":"7","language":"en","page":"1583-1600","source":"Crossref","title":"Perceived ecosystem services (ES) and ecosystem disservices (EDS) from trees: insights from three case studies in Brazil and France","title-short":"Perceived ecosystem services (ES) and ecosystem disservices (EDS) from trees","volume":"34","author":[{"family":"Teixeira","given":"Fernanda Zimmermann"},{"family":"Bachi","given":"Laura"},{"family":"Blanco","given":"Julien"},{"family":"Zimmermann","given":"Ilaine"},{"family":"Welle","given":"Iara"},{"family":"Carvalho-Ribeiro","given":"Sónia M."}],"issued":{"date-parts":[["2019",7]]}}}],"schema":"https://github.com/citation-style-language/schema/raw/master/csl-citation.json"} </w:instrText>
      </w:r>
      <w:r w:rsidR="003C30A6">
        <w:rPr>
          <w:rFonts w:ascii="Times New Roman" w:hAnsi="Times New Roman" w:eastAsia="Times New Roman" w:cs="Times New Roman"/>
          <w:sz w:val="24"/>
          <w:szCs w:val="24"/>
        </w:rPr>
        <w:fldChar w:fldCharType="separate"/>
      </w:r>
      <w:r w:rsidRPr="003C30A6" w:rsidR="003C30A6">
        <w:rPr>
          <w:rFonts w:ascii="Times New Roman" w:hAnsi="Times New Roman" w:cs="Times New Roman"/>
          <w:sz w:val="24"/>
        </w:rPr>
        <w:t>(Speak et al. 2018; Teixeira et al. 2019)</w:t>
      </w:r>
      <w:r w:rsidR="003C30A6">
        <w:rPr>
          <w:rFonts w:ascii="Times New Roman" w:hAnsi="Times New Roman" w:eastAsia="Times New Roman" w:cs="Times New Roman"/>
          <w:sz w:val="24"/>
          <w:szCs w:val="24"/>
        </w:rPr>
        <w:fldChar w:fldCharType="end"/>
      </w:r>
      <w:r w:rsidRPr="00306544">
        <w:rPr>
          <w:rFonts w:ascii="Times New Roman" w:hAnsi="Times New Roman" w:eastAsia="Times New Roman" w:cs="Times New Roman"/>
          <w:sz w:val="24"/>
          <w:szCs w:val="24"/>
        </w:rPr>
        <w:t>. These parameters should also be continuously monitored and reported in real time for rapid response or timely prevention.</w:t>
      </w:r>
    </w:p>
    <w:p w:rsidR="00321759" w:rsidP="00D12ABE" w:rsidRDefault="00D56879" w14:paraId="65E81C02" w14:textId="77777777">
      <w:pPr>
        <w:spacing w:after="0"/>
        <w:rPr>
          <w:rFonts w:ascii="Times New Roman" w:hAnsi="Times New Roman" w:eastAsia="Times New Roman" w:cs="Times New Roman"/>
          <w:b/>
          <w:sz w:val="24"/>
          <w:szCs w:val="24"/>
        </w:rPr>
      </w:pPr>
      <w:r>
        <w:rPr>
          <w:rFonts w:ascii="Times New Roman" w:hAnsi="Times New Roman" w:eastAsia="Times New Roman" w:cs="Times New Roman"/>
          <w:b/>
          <w:sz w:val="24"/>
          <w:szCs w:val="24"/>
        </w:rPr>
        <w:t>5. Conclusion</w:t>
      </w:r>
    </w:p>
    <w:p w:rsidR="005F7742" w:rsidP="00D12ABE" w:rsidRDefault="005F7742" w14:paraId="14876992" w14:textId="77777777">
      <w:pPr>
        <w:spacing w:after="0"/>
        <w:rPr>
          <w:rFonts w:ascii="Times New Roman" w:hAnsi="Times New Roman" w:eastAsia="Times New Roman" w:cs="Times New Roman"/>
          <w:b/>
          <w:sz w:val="24"/>
          <w:szCs w:val="24"/>
        </w:rPr>
      </w:pPr>
    </w:p>
    <w:p w:rsidR="00321759" w:rsidP="00D12ABE" w:rsidRDefault="00D56879" w14:paraId="29E9CEA5" w14:textId="77777777">
      <w:pPr>
        <w:spacing w:after="0"/>
        <w:rPr>
          <w:rFonts w:ascii="Times New Roman" w:hAnsi="Times New Roman" w:eastAsia="Times New Roman" w:cs="Times New Roman"/>
          <w:b/>
          <w:sz w:val="24"/>
          <w:szCs w:val="24"/>
        </w:rPr>
      </w:pPr>
      <w:r>
        <w:rPr>
          <w:rFonts w:ascii="Times New Roman" w:hAnsi="Times New Roman" w:eastAsia="Times New Roman" w:cs="Times New Roman"/>
          <w:b/>
          <w:sz w:val="24"/>
          <w:szCs w:val="24"/>
        </w:rPr>
        <w:t>6. Literature</w:t>
      </w:r>
    </w:p>
    <w:p w:rsidR="00321759" w:rsidP="00D12ABE" w:rsidRDefault="00D56879" w14:paraId="09A96A29"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Aalders I, Stanik N (2019) Spatial units and scales for cultural ecosystem services: a comparison illustrated by cultural heritage and entertainment services in Scotland. Landscape Ecology 34:1635–1651. https://doi.org/10.1007/s10980-019-00827-6</w:t>
      </w:r>
    </w:p>
    <w:p w:rsidR="00321759" w:rsidP="00D12ABE" w:rsidRDefault="00D56879" w14:paraId="435A4EAE"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Albino V, Berardi U, Dangelico RM (2015) Smart Cities: Definitions, Dimensions, Performance, and Initiatives. Journal of Urban Technology 22:3–21. https://doi.org/10.1080/10630732.2014.942092</w:t>
      </w:r>
    </w:p>
    <w:p w:rsidR="00321759" w:rsidP="00D12ABE" w:rsidRDefault="00D56879" w14:paraId="7A89545B"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Alonzo M, Bookhagen B, Roberts DA (2014) Urban tree species mapping using hyperspectral and lidar data fusion. Remote Sensing of Environment 148:70–83. https://doi.org/10.1016/j.rse.2014.03.018</w:t>
      </w:r>
    </w:p>
    <w:p w:rsidR="00321759" w:rsidP="00D12ABE" w:rsidRDefault="00D56879" w14:paraId="01761D86"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Andersson E, Barthel S, Borgström S, et al (2014) Reconnecting Cities to the Biosphere: Stewardship of Green Infrastructure and Urban Ecosystem Services. AMBIO 43:445–453. https://doi.org/10.1007/s13280-014-0506-y</w:t>
      </w:r>
    </w:p>
    <w:p w:rsidR="00321759" w:rsidP="00D12ABE" w:rsidRDefault="00D56879" w14:paraId="2B5757E7"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Andrea F, Bini C, Amaducci S (2018) Soil and ecosystem services: Current knowledge and evidences from Italian case studies. Applied Soil Ecology 123:693–698. https://doi.org/10.1016/j.apsoil.2017.06.031</w:t>
      </w:r>
    </w:p>
    <w:p w:rsidR="00321759" w:rsidP="00D12ABE" w:rsidRDefault="00D56879" w14:paraId="50D3F190"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Bettencourt LMA, Lobo J, Helbing D, et al (2007) Growth, innovation, scaling, and the pace of life in cities. Proceedings of the National Academy of Sciences 104:7301–7306. https://doi.org/10.1073/pnas.0610172104</w:t>
      </w:r>
    </w:p>
    <w:p w:rsidR="00321759" w:rsidP="00D12ABE" w:rsidRDefault="00D56879" w14:paraId="6DE712F0"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Blanusa T, Garratt M, Cathcart-James M, et al (2019) Urban hedges: A review of plant species and cultivars for ecosystem service delivery in north-west Europe. Urban Forestry &amp; Urban Greening 44:126391. https://doi.org/10.1016/j.ufug.2019.126391</w:t>
      </w:r>
    </w:p>
    <w:p w:rsidR="00321759" w:rsidP="00D12ABE" w:rsidRDefault="00D56879" w14:paraId="54CE7FD1"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Bodnaruk EW, Kroll CN, Yang Y, et al (2017) Where to plant urban trees? A spatially explicit methodology to explore ecosystem service tradeoffs. Landscape and Urban Planning 157:457–467. https://doi.org/10.1016/j.landurbplan.2016.08.016</w:t>
      </w:r>
    </w:p>
    <w:p w:rsidR="00321759" w:rsidP="00D12ABE" w:rsidRDefault="00D56879" w14:paraId="110A4DDE"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Bolund P, Hunhammar S (1999) Ecosystem services in urban areas. Ecological Economics 29:293–301. https://doi.org/10.1016/S0921-8009(99)00013-0</w:t>
      </w:r>
    </w:p>
    <w:p w:rsidR="00321759" w:rsidP="00D12ABE" w:rsidRDefault="00D56879" w14:paraId="535A086D"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Burkhard B, Maes J, Potschin-Young M, et al (2018) Mapping and assessing ecosystem services in the EU - Lessons learned from the ESMERALDA approach of integration. One Ecosystem 3:. https://doi.org/10.3897/oneeco.3.e29153</w:t>
      </w:r>
    </w:p>
    <w:p w:rsidR="00321759" w:rsidP="00D12ABE" w:rsidRDefault="00D56879" w14:paraId="40022214"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lastRenderedPageBreak/>
        <w:t>Czúcz B, Arany I, Potschin-Young M, et al (2018) Where concepts meet the real world: A systematic review of ecosystem service indicators and their classification using CICES. Ecosystem Services 29:145–157. https://doi.org/10.1016/j.ecoser.2017.11.018</w:t>
      </w:r>
    </w:p>
    <w:p w:rsidR="00321759" w:rsidP="00D12ABE" w:rsidRDefault="00D56879" w14:paraId="2CE222FF"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Drobnik T, Greiner L, Keller A, Grêt-Regamey A (2018) Soil quality indicators – From soil functions to ecosystem services. Ecological Indicators 94:151–169. https://doi.org/10.1016/j.ecolind.2018.06.052</w:t>
      </w:r>
    </w:p>
    <w:p w:rsidR="00321759" w:rsidP="00D12ABE" w:rsidRDefault="00D56879" w14:paraId="7A656048"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Dye C (2008) Health and Urban Living. Science 319:766. https://doi.org/10.1126/science.1150198</w:t>
      </w:r>
    </w:p>
    <w:p w:rsidR="00321759" w:rsidP="00D12ABE" w:rsidRDefault="00D56879" w14:paraId="1E2BAD95"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Elliott S (2016) The potential for automating assisted natural regeneration of tropical forest ecosystems. Biotropica 48:825–833. https://doi.org/10.1111/btp.12387</w:t>
      </w:r>
    </w:p>
    <w:p w:rsidR="00321759" w:rsidP="00D12ABE" w:rsidRDefault="00D56879" w14:paraId="0CAEF7B0"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Farina A, James P, Bobryk C, et al (2014) Low cost (audio) recording (LCR) for advancing soundscape ecology towards the conservation of sonic complexity and biodiversity in natural and urban landscapes. Urban Ecosystems 17:923–944. https://doi.org/10.1007/s11252-014-0365-0</w:t>
      </w:r>
    </w:p>
    <w:p w:rsidR="00321759" w:rsidP="00D12ABE" w:rsidRDefault="00D56879" w14:paraId="2F60C426"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Frumkin H (2003) Healthy Places: Exploring the Evidence. Am J Public Health 93:1451–1456. https://doi.org/10.2105/AJPH.93.9.1451</w:t>
      </w:r>
    </w:p>
    <w:p w:rsidR="00321759" w:rsidP="00D12ABE" w:rsidRDefault="00D56879" w14:paraId="2E51BBE6"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Gómez-Baggethun E, Barton DN (2013) Classifying and valuing ecosystem services for urban planning. Ecological Economics 86:235–245. https://doi.org/10.1016/j.ecolecon.2012.08.019</w:t>
      </w:r>
    </w:p>
    <w:p w:rsidR="00321759" w:rsidP="00D12ABE" w:rsidRDefault="00D56879" w14:paraId="10A23515"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Grimm NB, Faeth SH, Golubiewski NE, et al (2008) Global Change and the Ecology of Cities. Science 319:756. https://doi.org/10.1126/science.1150195</w:t>
      </w:r>
    </w:p>
    <w:p w:rsidR="00321759" w:rsidP="00D12ABE" w:rsidRDefault="00D56879" w14:paraId="39DB27E4"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Guo Z, Zhang L, Li Y (2010) Increased Dependence of Humans on Ecosystem Services and Biodiversity. PLoS ONE 5:e13113. https://doi.org/10.1371/journal.pone.0013113</w:t>
      </w:r>
    </w:p>
    <w:p w:rsidR="00321759" w:rsidP="00D12ABE" w:rsidRDefault="00D56879" w14:paraId="279637B0"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Haaren C von, Lovett AA, Albert C (2019) Landscape planning with ecosystem services: theories and methods for application in Europe</w:t>
      </w:r>
    </w:p>
    <w:p w:rsidR="00321759" w:rsidP="00D12ABE" w:rsidRDefault="00D56879" w14:paraId="48E316F4" w14:textId="2FDDCF31">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Haase D, Larondelle N, Andersson E, et al (2014) A Quantitative Review of Urban Ecosystem Service Assessments: Concepts, Models, and Implementation. AMBIO 43:413–433. </w:t>
      </w:r>
      <w:hyperlink w:history="1" r:id="rId22">
        <w:r w:rsidRPr="00161C4B" w:rsidR="00FB523C">
          <w:rPr>
            <w:rStyle w:val="a4"/>
            <w:rFonts w:ascii="Times New Roman" w:hAnsi="Times New Roman" w:eastAsia="Times New Roman" w:cs="Times New Roman"/>
            <w:sz w:val="24"/>
            <w:szCs w:val="24"/>
          </w:rPr>
          <w:t>https://doi.org/10.1007/s13280-014-0504-0</w:t>
        </w:r>
      </w:hyperlink>
    </w:p>
    <w:p w:rsidRPr="00FB523C" w:rsidR="00FB523C" w:rsidP="00FB523C" w:rsidRDefault="00FB523C" w14:paraId="420C9524"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sidRPr="00FB523C">
        <w:rPr>
          <w:rFonts w:ascii="Times New Roman" w:hAnsi="Times New Roman" w:eastAsia="Times New Roman" w:cs="Times New Roman"/>
          <w:color w:val="000000"/>
          <w:sz w:val="24"/>
          <w:szCs w:val="24"/>
        </w:rPr>
        <w:t>Hirabayashi, S., Kroll, C.N., Nowak, D.J., 2011b. I-tree Eco Dry Deposition Model Descriptions. http://www.itreetools.org/eco/resources/iTree_Eco_Dry_Deposition_</w:t>
      </w:r>
    </w:p>
    <w:p w:rsidR="00FB523C" w:rsidP="00FB523C" w:rsidRDefault="00FB523C" w14:paraId="27D4387A" w14:textId="77C25D24">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sidRPr="00FB523C">
        <w:rPr>
          <w:rFonts w:ascii="Times New Roman" w:hAnsi="Times New Roman" w:eastAsia="Times New Roman" w:cs="Times New Roman"/>
          <w:color w:val="000000"/>
          <w:sz w:val="24"/>
          <w:szCs w:val="24"/>
        </w:rPr>
        <w:t>Model_Descriptions_V1_1.pdf (accessed 15.02.12.)</w:t>
      </w:r>
    </w:p>
    <w:p w:rsidR="00321759" w:rsidP="00D12ABE" w:rsidRDefault="00D56879" w14:paraId="4AF47B70"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Kitchin R (2014) The real-time city? Big data and smart urbanism. GeoJournal 79:1–14. https://doi.org/10.1007/s10708-013-9516-8</w:t>
      </w:r>
    </w:p>
    <w:p w:rsidR="00321759" w:rsidP="00D12ABE" w:rsidRDefault="00D56879" w14:paraId="203047A3"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Krausmann F, Lauk C, Haas W, Wiedenhofer D (2018) From resource extraction to outflows of wastes and emissions: The socioeconomic metabolism of the global economy, 1900–2015. Global Environmental Change 52:131–140. https://doi.org/10.1016/j.gloenvcha.2018.07.003</w:t>
      </w:r>
    </w:p>
    <w:p w:rsidR="00321759" w:rsidP="00D12ABE" w:rsidRDefault="00D56879" w14:paraId="77390AC8"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Kremer P, Hamstead ZA, McPhearson T (2016) The value of urban ecosystem services in New York City: A spatially explicit multicriteria analysis of landscape scale valuation scenarios. Environmental Science &amp; Policy 62:57–68. https://doi.org/10.1016/j.envsci.2016.04.012</w:t>
      </w:r>
    </w:p>
    <w:p w:rsidR="00321759" w:rsidP="00D12ABE" w:rsidRDefault="00D56879" w14:paraId="625FA14D"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La Rosa D, Spyra M, Inostroza L (2016) Indicators of Cultural Ecosystem Services for urban planning: A review. Ecological Indicators 61:74–89. https://doi.org/10.1016/j.ecolind.2015.04.028</w:t>
      </w:r>
    </w:p>
    <w:p w:rsidR="00321759" w:rsidP="00D12ABE" w:rsidRDefault="00D56879" w14:paraId="09BBF08D"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Lederbogen F, Kirsch P, Haddad L, et al (2011) City living and urban upbringing affect neural social stress processing in humans. Nature 474:498–501. https://doi.org/10.1038/nature10190</w:t>
      </w:r>
    </w:p>
    <w:p w:rsidR="00321759" w:rsidP="00D12ABE" w:rsidRDefault="00D56879" w14:paraId="0A080214"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lastRenderedPageBreak/>
        <w:t>Lilly PJ, Jenkins JC, Carroll MJ (2015) Management alters C allocation in turfgrass lawns. Landscape and Urban Planning 134:119–126. https://doi.org/10.1016/j.landurbplan.2014.10.011</w:t>
      </w:r>
    </w:p>
    <w:p w:rsidR="00321759" w:rsidP="00D12ABE" w:rsidRDefault="00D56879" w14:paraId="70447D39"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Lin J, Kroll CN, Nowak DJ, Greenfield EJ (2019) A review of urban forest modeling: Implications for management and future research. Urban Forestry &amp; Urban Greening 43:126366. https://doi.org/10.1016/j.ufug.2019.126366</w:t>
      </w:r>
    </w:p>
    <w:p w:rsidR="00321759" w:rsidP="00D12ABE" w:rsidRDefault="00D56879" w14:paraId="0E84EA3F" w14:textId="52F16EEC">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Lovell ST, Taylor JR (2013) Supplying urban ecosystem services through multifunctional green infrastructure in the United States. Landscape Ecology 28:1447–1463. https://doi.org/10.1007/s10980-013-9912-y</w:t>
      </w:r>
    </w:p>
    <w:p w:rsidR="00150B2C" w:rsidP="00D12ABE" w:rsidRDefault="00150B2C" w14:paraId="1339349F" w14:textId="13988BC0">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Lovett MG (1994) Atmospheric deposition of nutrients and pollutants in North America: an ecological perspective. Ecological Applications,4(4),1994, pp. 629-650.</w:t>
      </w:r>
    </w:p>
    <w:p w:rsidR="00321759" w:rsidP="00D12ABE" w:rsidRDefault="00D56879" w14:paraId="1C1B3427"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Luederitz C, Brink E, Gralla F, et al (2015) A review of urban ecosystem services: six key challenges for future research. Ecosystem Services 14:98–112. https://doi.org/10.1016/j.ecoser.2015.05.001</w:t>
      </w:r>
    </w:p>
    <w:p w:rsidR="00321759" w:rsidP="00D12ABE" w:rsidRDefault="00D56879" w14:paraId="5AAC77A9"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Mascarenhas A, Ramos TB, Haase D, Santos R (2016) Participatory selection of ecosystem services for spatial planning: Insights from the Lisbon Metropolitan Area, Portugal. Ecosystem Services 18:87–99. https://doi.org/10.1016/j.ecoser.2016.02.011</w:t>
      </w:r>
    </w:p>
    <w:p w:rsidR="00321759" w:rsidP="00D12ABE" w:rsidRDefault="00D56879" w14:paraId="257770C7"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Mesas-Carrascosa FJ, Verdú Santano D, Meroño JE, et al (2015) Open source hardware to monitor environmental parameters in precision agriculture. Biosystems Engineering 137:73–83. https://doi.org/10.1016/j.biosystemseng.2015.07.005</w:t>
      </w:r>
    </w:p>
    <w:p w:rsidR="00321759" w:rsidP="00D12ABE" w:rsidRDefault="00D56879" w14:paraId="722E48B9" w14:textId="501B3722">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Mexia T, Vieira J, Príncipe A, et al (2018) Ecosystem services: Urban parks under a magnifying glass. Environmental Research 160:469–478. </w:t>
      </w:r>
      <w:hyperlink w:history="1" r:id="rId23">
        <w:r w:rsidRPr="00161C4B" w:rsidR="00900D61">
          <w:rPr>
            <w:rStyle w:val="a4"/>
            <w:rFonts w:ascii="Times New Roman" w:hAnsi="Times New Roman" w:eastAsia="Times New Roman" w:cs="Times New Roman"/>
            <w:sz w:val="24"/>
            <w:szCs w:val="24"/>
          </w:rPr>
          <w:t>https://doi.org/10.1016/j.envres.2017.10.023</w:t>
        </w:r>
      </w:hyperlink>
    </w:p>
    <w:p w:rsidRPr="000A4613" w:rsidR="00900D61" w:rsidP="00D12ABE" w:rsidRDefault="00900D61" w14:paraId="042BDBAE" w14:textId="7CAA14D9">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sidRPr="00900D61">
        <w:rPr>
          <w:rFonts w:ascii="Times New Roman" w:hAnsi="Times New Roman" w:cs="Times New Roman"/>
          <w:sz w:val="24"/>
          <w:szCs w:val="24"/>
        </w:rPr>
        <w:t xml:space="preserve">Monsi M, Saeki T. </w:t>
      </w:r>
      <w:r>
        <w:rPr>
          <w:rFonts w:ascii="Times New Roman" w:hAnsi="Times New Roman" w:cs="Times New Roman"/>
          <w:sz w:val="24"/>
          <w:szCs w:val="24"/>
        </w:rPr>
        <w:t>(</w:t>
      </w:r>
      <w:r w:rsidRPr="00900D61">
        <w:rPr>
          <w:rFonts w:ascii="Times New Roman" w:hAnsi="Times New Roman" w:cs="Times New Roman"/>
          <w:sz w:val="24"/>
          <w:szCs w:val="24"/>
        </w:rPr>
        <w:t>1953</w:t>
      </w:r>
      <w:r>
        <w:rPr>
          <w:rFonts w:ascii="Times New Roman" w:hAnsi="Times New Roman" w:cs="Times New Roman"/>
          <w:sz w:val="24"/>
          <w:szCs w:val="24"/>
        </w:rPr>
        <w:t>)</w:t>
      </w:r>
      <w:r w:rsidRPr="00900D61">
        <w:rPr>
          <w:rFonts w:ascii="Times New Roman" w:hAnsi="Times New Roman" w:cs="Times New Roman"/>
          <w:sz w:val="24"/>
          <w:szCs w:val="24"/>
        </w:rPr>
        <w:t>. U¨ber den Lichtfaktor in den Pflanzengesellschaften und seine Bedeutung fu¨r die Stoffproduktion. Jpn J Bot. 14:22–52. [Republished in English: Monsi M, Saeki T. 2005. On the factor light in plant communities and its importance for matter production. Ann Bot. 95:549–567.]</w:t>
      </w:r>
    </w:p>
    <w:p w:rsidRPr="000A4613" w:rsidR="000A4613" w:rsidP="000A4613" w:rsidRDefault="000A4613" w14:paraId="23EEBFAC" w14:textId="63E0A34C">
      <w:pPr>
        <w:pStyle w:val="af5"/>
        <w:numPr>
          <w:ilvl w:val="0"/>
          <w:numId w:val="2"/>
        </w:numPr>
        <w:rPr>
          <w:lang w:val="en-US"/>
        </w:rPr>
      </w:pPr>
      <w:r w:rsidRPr="000A4613">
        <w:rPr>
          <w:lang w:val="en-US"/>
        </w:rPr>
        <w:t xml:space="preserve">Moser, A., Rötzer, T., Pauleit, S., &amp; Pretzsch, H. (2015). Structure and ecosystem services of small-leaved lime (Tilia cordata Mill.) and black locust (Robinia pseudoacacia L.) in urban environments. </w:t>
      </w:r>
      <w:r w:rsidRPr="000A4613">
        <w:rPr>
          <w:i/>
          <w:iCs/>
          <w:lang w:val="en-US"/>
        </w:rPr>
        <w:t>Urban Forestry and Urban Greening</w:t>
      </w:r>
      <w:r w:rsidRPr="000A4613">
        <w:rPr>
          <w:lang w:val="en-US"/>
        </w:rPr>
        <w:t xml:space="preserve">, </w:t>
      </w:r>
      <w:r w:rsidRPr="000A4613">
        <w:rPr>
          <w:i/>
          <w:iCs/>
          <w:lang w:val="en-US"/>
        </w:rPr>
        <w:t>14</w:t>
      </w:r>
      <w:r w:rsidRPr="000A4613">
        <w:rPr>
          <w:lang w:val="en-US"/>
        </w:rPr>
        <w:t>(4), 1110–1121. https://doi.org/10.1016/j.ufug.2015.10.005</w:t>
      </w:r>
    </w:p>
    <w:p w:rsidR="00321759" w:rsidP="00D12ABE" w:rsidRDefault="00D56879" w14:paraId="74A8D784"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Müller F, Burkhard B (2012) The indicator side of ecosystem services. Ecosystem Services 1:26–30. https://doi.org/10.1016/j.ecoser.2012.06.001</w:t>
      </w:r>
    </w:p>
    <w:p w:rsidR="00321759" w:rsidP="00D12ABE" w:rsidRDefault="00D56879" w14:paraId="0C60DBF7"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Mydlarz C, Sharma M, Lockerman Y, et al (2019) The Life of a New York City Noise Sensor Network. Sensors 19:1415. https://doi.org/10.3390/s19061415</w:t>
      </w:r>
    </w:p>
    <w:p w:rsidR="00321759" w:rsidP="00D12ABE" w:rsidRDefault="00D56879" w14:paraId="7AE353B1"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Nitoslawski SA, Galle NJ, Van Den Bosch CK, Steenberg JWN (2019) Smarter ecosystems for smarter cities? A review of trends, technologies, and turning points for smart urban forestry. Sustainable Cities and Society 51:101770. https://doi.org/10.1016/j.scs.2019.101770</w:t>
      </w:r>
    </w:p>
    <w:p w:rsidR="00321759" w:rsidP="00D12ABE" w:rsidRDefault="00D56879" w14:paraId="7E0E99A5"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Njue N, Stenfert Kroese J, Gräf J, et al (2019) Citizen science in hydrological monitoring and ecosystem services management: State of the art and future prospects. Science of The Total Environment 693:133531. https://doi.org/10.1016/j.scitotenv.2019.07.337</w:t>
      </w:r>
    </w:p>
    <w:p w:rsidR="00321759" w:rsidP="00D12ABE" w:rsidRDefault="00D56879" w14:paraId="112941F6"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Norton L, Greene S, Scholefield P, Dunbar M (2016) The importance of scale in the development of ecosystem service indicators? Ecological Indicators 61:130–140. https://doi.org/10.1016/j.ecolind.2015.08.051</w:t>
      </w:r>
    </w:p>
    <w:p w:rsidR="00321759" w:rsidP="00D12ABE" w:rsidRDefault="00D56879" w14:paraId="76D426F2"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Nowak DJ, Crane DE (2002) Carbon storage and sequestration by urban trees in the USA. Environmental Pollution 116:381–389. https://doi.org/10.1016/S0269-7491(01)00214-7</w:t>
      </w:r>
    </w:p>
    <w:p w:rsidR="00321759" w:rsidP="00D12ABE" w:rsidRDefault="00D56879" w14:paraId="43E7150A"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lastRenderedPageBreak/>
        <w:t>Nowak DJ, Crane DE, Stevens JC (2006) Air pollution removal by urban trees and shrubs in the United States. Urban Forestry &amp; Urban Greening 4:115–123. https://doi.org/10.1016/j.ufug.2006.01.007</w:t>
      </w:r>
    </w:p>
    <w:p w:rsidR="00321759" w:rsidP="00D12ABE" w:rsidRDefault="00D56879" w14:paraId="131EF5AE"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Nowak DJ, Hirabayashi S, Doyle M, et al (2018) Air pollution removal by urban forests in Canada and its effect on air quality and human health. Urban Forestry &amp; Urban Greening 29:40–48. https://doi.org/10.1016/j.ufug.2017.10.019</w:t>
      </w:r>
    </w:p>
    <w:p w:rsidR="00321759" w:rsidP="00D12ABE" w:rsidRDefault="00D56879" w14:paraId="25C3CDE8" w14:textId="197342AB">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Opdam P, Albert C, Fürst C, et al (2015) Ecosystem services for connecting actors – lessons from a symposium. Change and Adaptation in Socio-Ecological Systems 2:. </w:t>
      </w:r>
      <w:hyperlink w:history="1" r:id="rId24">
        <w:r w:rsidRPr="00161C4B" w:rsidR="006B5389">
          <w:rPr>
            <w:rStyle w:val="a4"/>
            <w:rFonts w:ascii="Times New Roman" w:hAnsi="Times New Roman" w:eastAsia="Times New Roman" w:cs="Times New Roman"/>
            <w:sz w:val="24"/>
            <w:szCs w:val="24"/>
          </w:rPr>
          <w:t>https://doi.org/10.1515/cass-2015-0001</w:t>
        </w:r>
      </w:hyperlink>
    </w:p>
    <w:p w:rsidR="006B5389" w:rsidP="00733D5D" w:rsidRDefault="006B5389" w14:paraId="0E00DFD9" w14:textId="722B2F4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sidRPr="006B5389">
        <w:rPr>
          <w:rFonts w:ascii="Times New Roman" w:hAnsi="Times New Roman" w:eastAsia="Times New Roman" w:cs="Times New Roman"/>
          <w:color w:val="000000"/>
          <w:sz w:val="24"/>
          <w:szCs w:val="24"/>
        </w:rPr>
        <w:t xml:space="preserve">R Core Team (2020). R: A language and environment for statistical computing. R Foundation for Statistical Computing, Vienna, Austria. URL </w:t>
      </w:r>
      <w:hyperlink w:history="1" r:id="rId25">
        <w:r w:rsidRPr="00161C4B" w:rsidR="00FC030C">
          <w:rPr>
            <w:rStyle w:val="a4"/>
            <w:rFonts w:ascii="Times New Roman" w:hAnsi="Times New Roman" w:eastAsia="Times New Roman" w:cs="Times New Roman"/>
            <w:sz w:val="24"/>
            <w:szCs w:val="24"/>
          </w:rPr>
          <w:t>https://www.R-project.org/</w:t>
        </w:r>
      </w:hyperlink>
    </w:p>
    <w:p w:rsidRPr="006B5389" w:rsidR="00FC030C" w:rsidP="00733D5D" w:rsidRDefault="00FC030C" w14:paraId="6980D32F" w14:textId="0C9BAB72">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sidRPr="00FC030C">
        <w:rPr>
          <w:rFonts w:ascii="Times New Roman" w:hAnsi="Times New Roman" w:eastAsia="Times New Roman" w:cs="Times New Roman"/>
          <w:color w:val="000000"/>
          <w:sz w:val="24"/>
          <w:szCs w:val="24"/>
        </w:rPr>
        <w:t>Rahman, M.A., Moser, A., Rötzer, T. et al. Comparing the transpirational and shading effects of two contrasting urban tree species. Urban Ecosyst 22, 683–697 (2019).</w:t>
      </w:r>
    </w:p>
    <w:p w:rsidR="00321759" w:rsidP="00D12ABE" w:rsidRDefault="00D56879" w14:paraId="63BF11E0" w14:textId="3A26F0CC">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Rötzer T, Rahman MA, Moser-Reischl A, et al (2019) Process based simulation of tree growth and ecosystem services of urban trees under present and future climate conditions. Science of The Total Environment 676:651–664. </w:t>
      </w:r>
      <w:hyperlink w:history="1" r:id="rId26">
        <w:r w:rsidRPr="00161C4B" w:rsidR="00C444F0">
          <w:rPr>
            <w:rStyle w:val="a4"/>
            <w:rFonts w:ascii="Times New Roman" w:hAnsi="Times New Roman" w:eastAsia="Times New Roman" w:cs="Times New Roman"/>
            <w:sz w:val="24"/>
            <w:szCs w:val="24"/>
          </w:rPr>
          <w:t>https://doi.org/10.1016/j.scitotenv.2019.04.235</w:t>
        </w:r>
      </w:hyperlink>
    </w:p>
    <w:p w:rsidR="00C444F0" w:rsidP="00D12ABE" w:rsidRDefault="00C444F0" w14:paraId="5C3C07AE" w14:textId="04A9AFC8">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sidRPr="00C444F0">
        <w:rPr>
          <w:rFonts w:ascii="Times New Roman" w:hAnsi="Times New Roman" w:eastAsia="Times New Roman" w:cs="Times New Roman"/>
          <w:color w:val="000000"/>
          <w:sz w:val="24"/>
          <w:szCs w:val="24"/>
        </w:rPr>
        <w:t>Scharenbroch BC, Morgenroth J, Maule B (2016) Tree species suitability to bioswales and impact on the urban water budget. J Environ Qual 45:199–206</w:t>
      </w:r>
    </w:p>
    <w:p w:rsidR="00321759" w:rsidP="00D12ABE" w:rsidRDefault="00D56879" w14:paraId="341D9AFD"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Schröter M, Kraemer R, Mantel M, et al (2017) Citizen science for assessing ecosystem services: Status, challenges and opportunities. Ecosystem Services 28:80–94. https://doi.org/10.1016/j.ecoser.2017.09.017</w:t>
      </w:r>
    </w:p>
    <w:p w:rsidR="00321759" w:rsidP="00D12ABE" w:rsidRDefault="00D56879" w14:paraId="6ECFA2DD"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Schwilch G, Lemann T, Berglund Ö, et al (2018) Assessing Impacts of Soil Management Measures on Ecosystem Services. Sustainability 10:4416. https://doi.org/10.3390/su10124416</w:t>
      </w:r>
    </w:p>
    <w:p w:rsidR="00321759" w:rsidP="00D12ABE" w:rsidRDefault="00D56879" w14:paraId="2EA7F903"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Seto KC, Guneralp B, Hutyra LR (2012) Global forecasts of urban expansion to 2030 and direct impacts on biodiversity and carbon pools. Proceedings of the National Academy of Sciences 109:16083–16088. https://doi.org/10.1073/pnas.1211658109</w:t>
      </w:r>
    </w:p>
    <w:p w:rsidR="00321759" w:rsidP="00D12ABE" w:rsidRDefault="00D56879" w14:paraId="7D08C453"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Song XP, Tan PY, Edwards P, Richards D (2018) The economic benefits and costs of trees in urban forest stewardship: A systematic review. Urban Forestry &amp; Urban Greening 29:162–170. https://doi.org/10.1016/j.ufug.2017.11.017</w:t>
      </w:r>
    </w:p>
    <w:p w:rsidR="00321759" w:rsidP="00D12ABE" w:rsidRDefault="00D56879" w14:paraId="546094FE"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Speak A, Escobedo FJ, Russo A, Zerbe S (2018) An ecosystem service-disservice ratio: Using composite indicators to assess the net benefits of urban trees. Ecological Indicators 95:544–553. https://doi.org/10.1016/j.ecolind.2018.07.048</w:t>
      </w:r>
    </w:p>
    <w:p w:rsidR="00321759" w:rsidP="00D12ABE" w:rsidRDefault="00D56879" w14:paraId="1840C365"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Spyra M, Kleemann J, Cetin NI, et al (2019) The ecosystem services concept: a new Esperanto to facilitate participatory planning processes? Landscape Ecology 34:1715–1735. https://doi.org/10.1007/s10980-018-0745-6</w:t>
      </w:r>
    </w:p>
    <w:p w:rsidR="00321759" w:rsidP="00D12ABE" w:rsidRDefault="00D56879" w14:paraId="0794BB7B"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Teixeira FZ, Bachi L, Blanco J, et al (2019) Perceived ecosystem services (ES) and ecosystem disservices (EDS) from trees: insights from three case studies in Brazil and France. Landscape Ecology 34:1583–1600. https://doi.org/10.1007/s10980-019-00778-y</w:t>
      </w:r>
    </w:p>
    <w:p w:rsidR="00321759" w:rsidP="00D12ABE" w:rsidRDefault="00D56879" w14:paraId="6FE92397"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UNEP (ed) (2010) Mainstreaming the economics of nature: a synthesis of the approach, conclusions and recommendations of teeb. UNEP, Geneva</w:t>
      </w:r>
    </w:p>
    <w:p w:rsidR="00321759" w:rsidP="00D12ABE" w:rsidRDefault="00D56879" w14:paraId="5E0743C0"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van Oudenhoven APE, Petz K, Alkemade R, et al (2012) Framework for systematic indicator selection to assess effects of land management on ecosystem services. Ecological Indicators 21:110–122. https://doi.org/10.1016/j.ecolind.2012.01.012</w:t>
      </w:r>
    </w:p>
    <w:p w:rsidR="00321759" w:rsidP="00D12ABE" w:rsidRDefault="00D56879" w14:paraId="57BF0C2B"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lastRenderedPageBreak/>
        <w:t>van Oudenhoven APE, Schröter M, Drakou EG, et al (2018) Key criteria for developing ecosystem service indicators to inform decision making. Ecological Indicators 95:417–426. https://doi.org/10.1016/j.ecolind.2018.06.020</w:t>
      </w:r>
    </w:p>
    <w:p w:rsidR="00321759" w:rsidP="00D12ABE" w:rsidRDefault="00D56879" w14:paraId="5742AB48"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Van Reeth W (2013) Ecosystem Service Indicators. In: Ecosystem Services. Elsevier, pp 41–61</w:t>
      </w:r>
    </w:p>
    <w:p w:rsidR="00321759" w:rsidP="00D12ABE" w:rsidRDefault="00D56879" w14:paraId="33B1C4F2"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Vihervaara P, Viinikka A, Brander L, et al (2019) Methodological interlinkages for mapping ecosystem services – from data to analysis and decision-support. One Ecosystem 4:. https://doi.org/10.3897/oneeco.4.e26368</w:t>
      </w:r>
    </w:p>
    <w:p w:rsidR="00321759" w:rsidP="00D12ABE" w:rsidRDefault="00D56879" w14:paraId="45DD3EF2"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von Döhren P, Haase D (2019) Risk assessment concerning urban ecosystem disservices: The example of street trees in Berlin, Germany. Ecosystem Services 40:101031. https://doi.org/10.1016/j.ecoser.2019.101031</w:t>
      </w:r>
    </w:p>
    <w:p w:rsidR="00321759" w:rsidP="00D12ABE" w:rsidRDefault="00D56879" w14:paraId="53C4AB3F"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Wilkinson C, Saarne T, Peterson GD, Colding J (2013) Strategic Spatial Planning and the Ecosystem Services Concept - an Historical Exploration. E&amp;S 18:art37. https://doi.org/10.5751/ES-05368-180137</w:t>
      </w:r>
    </w:p>
    <w:p w:rsidR="00321759" w:rsidP="00D12ABE" w:rsidRDefault="00D56879" w14:paraId="3AEA67DA"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Willcock S, Hooftman D, Sitas N, et al (2016) Do ecosystem service maps and models meet stakeholders’ needs? A preliminary survey across sub-Saharan Africa. Ecosystem Services 18:110–117. https://doi.org/10.1016/j.ecoser.2016.02.038</w:t>
      </w:r>
    </w:p>
    <w:p w:rsidR="00321759" w:rsidP="00D12ABE" w:rsidRDefault="00D56879" w14:paraId="4D9EF97A"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Wissen Hayek U, Teich M, Klein TM, Grêt-Regamey A (2016) Bringing ecosystem services indicators into spatial planning practice: Lessons from collaborative development of a web-based visualization platform. Ecological Indicators 61:90–99. https://doi.org/10.1016/j.ecolind.2015.03.035</w:t>
      </w:r>
    </w:p>
    <w:p w:rsidR="00321759" w:rsidP="00D12ABE" w:rsidRDefault="00D56879" w14:paraId="66D58AA5"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Wu J (2013) Landscape sustainability science: ecosystem services and human well-being in changing landscapes. Landscape Ecol 28:999–1023. https://doi.org/10.1007/s10980-013-9894-9</w:t>
      </w:r>
    </w:p>
    <w:p w:rsidR="00321759" w:rsidP="00D12ABE" w:rsidRDefault="00D56879" w14:paraId="2934C72A" w14:textId="77777777">
      <w:pPr>
        <w:numPr>
          <w:ilvl w:val="0"/>
          <w:numId w:val="2"/>
        </w:numPr>
        <w:pBdr>
          <w:top w:val="nil"/>
          <w:left w:val="nil"/>
          <w:bottom w:val="nil"/>
          <w:right w:val="nil"/>
          <w:between w:val="nil"/>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Zhao C, Sander HA (2018) Assessing the sensitivity of urban ecosystem service maps to input spatial data resolution and method choice. Landscape and Urban Planning 175:11–22. https://doi.org/10.1016/j.landurbplan.2018.03.007</w:t>
      </w:r>
    </w:p>
    <w:p w:rsidR="00321759" w:rsidP="00D12ABE" w:rsidRDefault="00321759" w14:paraId="68C96D53" w14:textId="77777777">
      <w:pPr>
        <w:spacing w:after="0"/>
        <w:rPr>
          <w:rFonts w:ascii="Times New Roman" w:hAnsi="Times New Roman" w:eastAsia="Times New Roman" w:cs="Times New Roman"/>
          <w:b/>
          <w:sz w:val="24"/>
          <w:szCs w:val="24"/>
        </w:rPr>
      </w:pPr>
    </w:p>
    <w:p w:rsidR="00F5280C" w:rsidRDefault="00F5280C" w14:paraId="1273E58B" w14:textId="7777777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br w:type="page"/>
      </w:r>
    </w:p>
    <w:p w:rsidR="00F5280C" w:rsidP="00F5280C" w:rsidRDefault="00F5280C" w14:paraId="0339B78D" w14:textId="77777777">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Annex 1. Daily and diurnal by month dynamics of the air temperature under and outside of the canopy</w:t>
      </w:r>
    </w:p>
    <w:p w:rsidR="00F5280C" w:rsidP="00F5280C" w:rsidRDefault="00F5280C" w14:paraId="58435C96" w14:textId="77777777">
      <w:pPr>
        <w:spacing w:after="0"/>
        <w:rPr>
          <w:rFonts w:ascii="Times New Roman" w:hAnsi="Times New Roman" w:eastAsia="Times New Roman" w:cs="Times New Roman"/>
          <w:sz w:val="24"/>
          <w:szCs w:val="24"/>
        </w:rPr>
      </w:pPr>
      <w:r>
        <w:rPr>
          <w:rFonts w:ascii="Times New Roman" w:hAnsi="Times New Roman" w:eastAsia="Times New Roman" w:cs="Times New Roman"/>
          <w:noProof/>
          <w:sz w:val="24"/>
          <w:szCs w:val="24"/>
          <w:lang w:val="ru-RU"/>
        </w:rPr>
        <w:drawing>
          <wp:inline distT="0" distB="0" distL="0" distR="0" wp14:anchorId="3FD0E0F6" wp14:editId="4B53139C">
            <wp:extent cx="5939790" cy="4455160"/>
            <wp:effectExtent l="0" t="0" r="3810" b="2540"/>
            <wp:docPr id="11" name="Рисунок 11" descr="dTair_vs_Tair_couple_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Tair_vs_Tair_couple_day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inline>
        </w:drawing>
      </w:r>
    </w:p>
    <w:p w:rsidR="00F5280C" w:rsidP="00F5280C" w:rsidRDefault="00F5280C" w14:paraId="2B43C176" w14:textId="77777777">
      <w:pPr>
        <w:spacing w:after="0"/>
        <w:rPr>
          <w:rFonts w:ascii="Times New Roman" w:hAnsi="Times New Roman" w:eastAsia="Times New Roman" w:cs="Times New Roman"/>
          <w:noProof/>
          <w:sz w:val="24"/>
          <w:szCs w:val="24"/>
        </w:rPr>
      </w:pPr>
      <w:r>
        <w:rPr>
          <w:rFonts w:ascii="Times New Roman" w:hAnsi="Times New Roman" w:eastAsia="Times New Roman" w:cs="Times New Roman"/>
          <w:noProof/>
          <w:sz w:val="24"/>
          <w:szCs w:val="24"/>
          <w:lang w:val="ru-RU"/>
        </w:rPr>
        <w:drawing>
          <wp:inline distT="0" distB="0" distL="0" distR="0" wp14:anchorId="4D242422" wp14:editId="7E8B0BBB">
            <wp:extent cx="5691505" cy="4264660"/>
            <wp:effectExtent l="0" t="0" r="4445" b="2540"/>
            <wp:docPr id="10" name="Рисунок 10" descr="dTair_diurnal_by_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Tair_diurnal_by_month"/>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91505" cy="4264660"/>
                    </a:xfrm>
                    <a:prstGeom prst="rect">
                      <a:avLst/>
                    </a:prstGeom>
                    <a:noFill/>
                    <a:ln>
                      <a:noFill/>
                    </a:ln>
                  </pic:spPr>
                </pic:pic>
              </a:graphicData>
            </a:graphic>
          </wp:inline>
        </w:drawing>
      </w:r>
    </w:p>
    <w:p w:rsidR="00F5280C" w:rsidP="00F5280C" w:rsidRDefault="00F5280C" w14:paraId="6161839D" w14:textId="77777777">
      <w:pPr>
        <w:spacing w:after="0"/>
        <w:rPr>
          <w:rFonts w:ascii="Times New Roman" w:hAnsi="Times New Roman" w:eastAsia="Times New Roman" w:cs="Times New Roman"/>
          <w:noProof/>
          <w:sz w:val="24"/>
          <w:szCs w:val="24"/>
        </w:rPr>
      </w:pPr>
    </w:p>
    <w:p w:rsidR="00F5280C" w:rsidRDefault="00F5280C" w14:paraId="7502FD44" w14:textId="7777777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br w:type="page"/>
      </w:r>
    </w:p>
    <w:p w:rsidR="00F5280C" w:rsidP="00D12ABE" w:rsidRDefault="00F5280C" w14:paraId="0EBB14BD" w14:textId="77777777">
      <w:pPr>
        <w:spacing w:after="0"/>
        <w:rPr>
          <w:rFonts w:ascii="Times New Roman" w:hAnsi="Times New Roman" w:eastAsia="Times New Roman" w:cs="Times New Roman"/>
          <w:sz w:val="24"/>
          <w:szCs w:val="24"/>
        </w:rPr>
      </w:pPr>
      <w:r w:rsidRPr="00F5280C">
        <w:rPr>
          <w:rFonts w:ascii="Times New Roman" w:hAnsi="Times New Roman" w:eastAsia="Times New Roman" w:cs="Times New Roman"/>
          <w:sz w:val="24"/>
          <w:szCs w:val="24"/>
        </w:rPr>
        <w:lastRenderedPageBreak/>
        <w:t>Annex 2</w:t>
      </w:r>
      <w:r>
        <w:rPr>
          <w:rFonts w:ascii="Times New Roman" w:hAnsi="Times New Roman" w:eastAsia="Times New Roman" w:cs="Times New Roman"/>
          <w:sz w:val="24"/>
          <w:szCs w:val="24"/>
        </w:rPr>
        <w:t>. Daily and diurnal by month dynamics of the air relative humidity under and outside of the canopy</w:t>
      </w:r>
    </w:p>
    <w:p w:rsidR="00F5280C" w:rsidP="00F5280C" w:rsidRDefault="00F5280C" w14:paraId="3A175407" w14:textId="77777777">
      <w:pPr>
        <w:spacing w:after="0"/>
        <w:rPr>
          <w:rFonts w:ascii="Times New Roman" w:hAnsi="Times New Roman" w:eastAsia="Times New Roman" w:cs="Times New Roman"/>
          <w:sz w:val="24"/>
          <w:szCs w:val="24"/>
        </w:rPr>
      </w:pPr>
      <w:r>
        <w:rPr>
          <w:rFonts w:ascii="Times New Roman" w:hAnsi="Times New Roman" w:eastAsia="Times New Roman" w:cs="Times New Roman"/>
          <w:noProof/>
          <w:sz w:val="24"/>
          <w:szCs w:val="24"/>
          <w:lang w:val="ru-RU"/>
        </w:rPr>
        <w:drawing>
          <wp:inline distT="0" distB="0" distL="0" distR="0" wp14:anchorId="374E0DE7" wp14:editId="48783241">
            <wp:extent cx="5939790" cy="4455160"/>
            <wp:effectExtent l="0" t="0" r="3810" b="2540"/>
            <wp:docPr id="2" name="Рисунок 2" descr="C:\Users\user\AppData\Local\Microsoft\Windows\INetCache\Content.Word\drh_vs_rh_couple_d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AppData\Local\Microsoft\Windows\INetCache\Content.Word\drh_vs_rh_couple_day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inline>
        </w:drawing>
      </w:r>
      <w:r>
        <w:rPr>
          <w:rFonts w:ascii="Times New Roman" w:hAnsi="Times New Roman" w:eastAsia="Times New Roman" w:cs="Times New Roman"/>
          <w:noProof/>
          <w:sz w:val="24"/>
          <w:szCs w:val="24"/>
          <w:lang w:val="ru-RU"/>
        </w:rPr>
        <w:drawing>
          <wp:inline distT="0" distB="0" distL="0" distR="0" wp14:anchorId="462CD190" wp14:editId="40705502">
            <wp:extent cx="5676900" cy="4257675"/>
            <wp:effectExtent l="0" t="0" r="0" b="9525"/>
            <wp:docPr id="12" name="Рисунок 12" descr="drh_diurnal_by_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rh_diurnal_by_month"/>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76900" cy="4257675"/>
                    </a:xfrm>
                    <a:prstGeom prst="rect">
                      <a:avLst/>
                    </a:prstGeom>
                    <a:noFill/>
                    <a:ln>
                      <a:noFill/>
                    </a:ln>
                  </pic:spPr>
                </pic:pic>
              </a:graphicData>
            </a:graphic>
          </wp:inline>
        </w:drawing>
      </w:r>
    </w:p>
    <w:p w:rsidR="00F5280C" w:rsidP="00F5280C" w:rsidRDefault="00F5280C" w14:paraId="2BFF6151" w14:textId="77777777">
      <w:pPr>
        <w:spacing w:after="0"/>
        <w:ind w:firstLine="720"/>
        <w:rPr>
          <w:rFonts w:ascii="Times New Roman" w:hAnsi="Times New Roman" w:eastAsia="Times New Roman" w:cs="Times New Roman"/>
          <w:sz w:val="24"/>
          <w:szCs w:val="24"/>
        </w:rPr>
      </w:pPr>
    </w:p>
    <w:p w:rsidR="00947EE5" w:rsidRDefault="00947EE5" w14:paraId="7F4532EB"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br w:type="page"/>
      </w:r>
    </w:p>
    <w:p w:rsidR="00947EE5" w:rsidP="00947EE5" w:rsidRDefault="00947EE5" w14:paraId="1CBF610D" w14:textId="77777777">
      <w:pPr>
        <w:spacing w:after="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 xml:space="preserve">Annex </w:t>
      </w:r>
      <w:r w:rsidRPr="00F0605C">
        <w:rPr>
          <w:rFonts w:ascii="Times New Roman" w:hAnsi="Times New Roman" w:eastAsia="Times New Roman" w:cs="Times New Roman"/>
          <w:sz w:val="24"/>
          <w:szCs w:val="24"/>
        </w:rPr>
        <w:t>3</w:t>
      </w:r>
      <w:r>
        <w:rPr>
          <w:rFonts w:ascii="Times New Roman" w:hAnsi="Times New Roman" w:eastAsia="Times New Roman" w:cs="Times New Roman"/>
          <w:sz w:val="24"/>
          <w:szCs w:val="24"/>
        </w:rPr>
        <w:t>. Leaf and wood area indexes for each tree during investigated period</w:t>
      </w:r>
    </w:p>
    <w:tbl>
      <w:tblPr>
        <w:tblW w:w="11269"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180"/>
        <w:gridCol w:w="531"/>
        <w:gridCol w:w="531"/>
        <w:gridCol w:w="531"/>
        <w:gridCol w:w="531"/>
        <w:gridCol w:w="531"/>
        <w:gridCol w:w="531"/>
        <w:gridCol w:w="531"/>
        <w:gridCol w:w="531"/>
        <w:gridCol w:w="531"/>
        <w:gridCol w:w="531"/>
        <w:gridCol w:w="531"/>
        <w:gridCol w:w="531"/>
        <w:gridCol w:w="531"/>
        <w:gridCol w:w="531"/>
        <w:gridCol w:w="531"/>
        <w:gridCol w:w="531"/>
        <w:gridCol w:w="531"/>
        <w:gridCol w:w="531"/>
        <w:gridCol w:w="531"/>
      </w:tblGrid>
      <w:tr w:rsidRPr="00BF4985" w:rsidR="00947EE5" w:rsidTr="00F0605C" w14:paraId="78315EEC" w14:textId="77777777">
        <w:trPr>
          <w:trHeight w:val="300"/>
        </w:trPr>
        <w:tc>
          <w:tcPr>
            <w:tcW w:w="1180" w:type="dxa"/>
            <w:shd w:val="clear" w:color="000000" w:fill="FFFFFF"/>
            <w:noWrap/>
            <w:vAlign w:val="bottom"/>
            <w:hideMark/>
          </w:tcPr>
          <w:p w:rsidRPr="00BF4985" w:rsidR="00947EE5" w:rsidP="00F0605C" w:rsidRDefault="00947EE5" w14:paraId="74FAF6FA" w14:textId="77777777">
            <w:pPr>
              <w:spacing w:after="0" w:line="240" w:lineRule="auto"/>
              <w:rPr>
                <w:rFonts w:ascii="Times New Roman" w:hAnsi="Times New Roman" w:eastAsia="Times New Roman" w:cs="Times New Roman"/>
                <w:color w:val="000000"/>
                <w:sz w:val="18"/>
              </w:rPr>
            </w:pPr>
            <w:r w:rsidRPr="00BF4985">
              <w:rPr>
                <w:rFonts w:ascii="Times New Roman" w:hAnsi="Times New Roman" w:eastAsia="Times New Roman" w:cs="Times New Roman"/>
                <w:color w:val="000000"/>
                <w:sz w:val="18"/>
              </w:rPr>
              <w:t> </w:t>
            </w:r>
          </w:p>
        </w:tc>
        <w:tc>
          <w:tcPr>
            <w:tcW w:w="3186" w:type="dxa"/>
            <w:gridSpan w:val="6"/>
            <w:shd w:val="clear" w:color="000000" w:fill="FFFFFF"/>
            <w:vAlign w:val="bottom"/>
            <w:hideMark/>
          </w:tcPr>
          <w:p w:rsidRPr="00BF4985" w:rsidR="00947EE5" w:rsidP="00F0605C" w:rsidRDefault="00947EE5" w14:paraId="5AE1CB0E" w14:textId="77777777">
            <w:pPr>
              <w:spacing w:after="0" w:line="240" w:lineRule="auto"/>
              <w:jc w:val="center"/>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Acer platanoides</w:t>
            </w:r>
          </w:p>
        </w:tc>
        <w:tc>
          <w:tcPr>
            <w:tcW w:w="2124" w:type="dxa"/>
            <w:gridSpan w:val="4"/>
            <w:shd w:val="clear" w:color="000000" w:fill="FFFFFF"/>
            <w:vAlign w:val="bottom"/>
            <w:hideMark/>
          </w:tcPr>
          <w:p w:rsidRPr="00BF4985" w:rsidR="00947EE5" w:rsidP="00F0605C" w:rsidRDefault="00947EE5" w14:paraId="2337CA34" w14:textId="77777777">
            <w:pPr>
              <w:spacing w:after="0" w:line="240" w:lineRule="auto"/>
              <w:jc w:val="center"/>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Betula pendula</w:t>
            </w:r>
          </w:p>
        </w:tc>
        <w:tc>
          <w:tcPr>
            <w:tcW w:w="1593" w:type="dxa"/>
            <w:gridSpan w:val="3"/>
            <w:shd w:val="clear" w:color="000000" w:fill="FFFFFF"/>
            <w:vAlign w:val="bottom"/>
            <w:hideMark/>
          </w:tcPr>
          <w:p w:rsidRPr="00BF4985" w:rsidR="00947EE5" w:rsidP="00F0605C" w:rsidRDefault="00947EE5" w14:paraId="2E54F8DF" w14:textId="77777777">
            <w:pPr>
              <w:spacing w:after="0" w:line="240" w:lineRule="auto"/>
              <w:jc w:val="center"/>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Larix sibirica</w:t>
            </w:r>
          </w:p>
        </w:tc>
        <w:tc>
          <w:tcPr>
            <w:tcW w:w="3186" w:type="dxa"/>
            <w:gridSpan w:val="6"/>
            <w:shd w:val="clear" w:color="000000" w:fill="FFFFFF"/>
            <w:vAlign w:val="bottom"/>
            <w:hideMark/>
          </w:tcPr>
          <w:p w:rsidRPr="00BF4985" w:rsidR="00947EE5" w:rsidP="00F0605C" w:rsidRDefault="00947EE5" w14:paraId="0CDC3D89" w14:textId="77777777">
            <w:pPr>
              <w:spacing w:after="0" w:line="240" w:lineRule="auto"/>
              <w:jc w:val="center"/>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Tilia cordata</w:t>
            </w:r>
          </w:p>
        </w:tc>
      </w:tr>
      <w:tr w:rsidRPr="00BF4985" w:rsidR="00947EE5" w:rsidTr="00F0605C" w14:paraId="63A27768" w14:textId="77777777">
        <w:trPr>
          <w:cantSplit/>
          <w:trHeight w:val="1081"/>
        </w:trPr>
        <w:tc>
          <w:tcPr>
            <w:tcW w:w="1180" w:type="dxa"/>
            <w:shd w:val="clear" w:color="000000" w:fill="FFFFFF"/>
            <w:textDirection w:val="btLr"/>
            <w:vAlign w:val="center"/>
            <w:hideMark/>
          </w:tcPr>
          <w:p w:rsidRPr="00BF4985" w:rsidR="00947EE5" w:rsidP="00F0605C" w:rsidRDefault="00947EE5" w14:paraId="19137FBE" w14:textId="77777777">
            <w:pPr>
              <w:spacing w:after="0" w:line="240" w:lineRule="auto"/>
              <w:ind w:left="113" w:right="113"/>
              <w:jc w:val="center"/>
              <w:rPr>
                <w:rFonts w:ascii="Times New Roman" w:hAnsi="Times New Roman" w:eastAsia="Times New Roman" w:cs="Times New Roman"/>
                <w:b/>
                <w:bCs/>
                <w:color w:val="000000"/>
                <w:sz w:val="18"/>
                <w:szCs w:val="20"/>
                <w:lang w:val="ru-RU"/>
              </w:rPr>
            </w:pPr>
            <w:r w:rsidRPr="00BF4985">
              <w:rPr>
                <w:rFonts w:ascii="Times New Roman" w:hAnsi="Times New Roman" w:eastAsia="Times New Roman" w:cs="Times New Roman"/>
                <w:b/>
                <w:bCs/>
                <w:color w:val="000000"/>
                <w:sz w:val="18"/>
                <w:szCs w:val="20"/>
              </w:rPr>
              <w:t>Tree ID</w:t>
            </w:r>
          </w:p>
        </w:tc>
        <w:tc>
          <w:tcPr>
            <w:tcW w:w="531" w:type="dxa"/>
            <w:shd w:val="clear" w:color="000000" w:fill="FFFFFF"/>
            <w:textDirection w:val="btLr"/>
            <w:vAlign w:val="center"/>
            <w:hideMark/>
          </w:tcPr>
          <w:p w:rsidRPr="00BF4985" w:rsidR="00947EE5" w:rsidP="00F0605C" w:rsidRDefault="00947EE5" w14:paraId="1C18672E" w14:textId="77777777">
            <w:pPr>
              <w:spacing w:after="0" w:line="240" w:lineRule="auto"/>
              <w:ind w:left="113" w:right="113"/>
              <w:jc w:val="center"/>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218A0077</w:t>
            </w:r>
          </w:p>
        </w:tc>
        <w:tc>
          <w:tcPr>
            <w:tcW w:w="531" w:type="dxa"/>
            <w:shd w:val="clear" w:color="000000" w:fill="FFFFFF"/>
            <w:textDirection w:val="btLr"/>
            <w:vAlign w:val="center"/>
            <w:hideMark/>
          </w:tcPr>
          <w:p w:rsidRPr="00BF4985" w:rsidR="00947EE5" w:rsidP="00F0605C" w:rsidRDefault="00947EE5" w14:paraId="6F3B0A4D" w14:textId="77777777">
            <w:pPr>
              <w:spacing w:after="0" w:line="240" w:lineRule="auto"/>
              <w:ind w:left="113" w:right="113"/>
              <w:jc w:val="center"/>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218A0193</w:t>
            </w:r>
          </w:p>
        </w:tc>
        <w:tc>
          <w:tcPr>
            <w:tcW w:w="531" w:type="dxa"/>
            <w:shd w:val="clear" w:color="000000" w:fill="FFFFFF"/>
            <w:textDirection w:val="btLr"/>
            <w:vAlign w:val="center"/>
            <w:hideMark/>
          </w:tcPr>
          <w:p w:rsidRPr="00BF4985" w:rsidR="00947EE5" w:rsidP="00F0605C" w:rsidRDefault="00947EE5" w14:paraId="47072DD3" w14:textId="77777777">
            <w:pPr>
              <w:spacing w:after="0" w:line="240" w:lineRule="auto"/>
              <w:ind w:left="113" w:right="113"/>
              <w:jc w:val="center"/>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218A0212</w:t>
            </w:r>
          </w:p>
        </w:tc>
        <w:tc>
          <w:tcPr>
            <w:tcW w:w="531" w:type="dxa"/>
            <w:shd w:val="clear" w:color="000000" w:fill="FFFFFF"/>
            <w:textDirection w:val="btLr"/>
            <w:vAlign w:val="center"/>
            <w:hideMark/>
          </w:tcPr>
          <w:p w:rsidRPr="00BF4985" w:rsidR="00947EE5" w:rsidP="00F0605C" w:rsidRDefault="00947EE5" w14:paraId="7975C93F" w14:textId="77777777">
            <w:pPr>
              <w:spacing w:after="0" w:line="240" w:lineRule="auto"/>
              <w:ind w:left="113" w:right="113"/>
              <w:jc w:val="center"/>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218A0255</w:t>
            </w:r>
          </w:p>
        </w:tc>
        <w:tc>
          <w:tcPr>
            <w:tcW w:w="531" w:type="dxa"/>
            <w:shd w:val="clear" w:color="000000" w:fill="FFFFFF"/>
            <w:textDirection w:val="btLr"/>
            <w:vAlign w:val="center"/>
            <w:hideMark/>
          </w:tcPr>
          <w:p w:rsidRPr="00BF4985" w:rsidR="00947EE5" w:rsidP="00F0605C" w:rsidRDefault="00947EE5" w14:paraId="36B66EAC" w14:textId="77777777">
            <w:pPr>
              <w:spacing w:after="0" w:line="240" w:lineRule="auto"/>
              <w:ind w:left="113" w:right="113"/>
              <w:jc w:val="center"/>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218A0262</w:t>
            </w:r>
          </w:p>
        </w:tc>
        <w:tc>
          <w:tcPr>
            <w:tcW w:w="531" w:type="dxa"/>
            <w:shd w:val="clear" w:color="000000" w:fill="FFFFFF"/>
            <w:textDirection w:val="btLr"/>
            <w:vAlign w:val="center"/>
            <w:hideMark/>
          </w:tcPr>
          <w:p w:rsidRPr="00BF4985" w:rsidR="00947EE5" w:rsidP="00F0605C" w:rsidRDefault="00947EE5" w14:paraId="0FC08ED5" w14:textId="77777777">
            <w:pPr>
              <w:spacing w:after="0" w:line="240" w:lineRule="auto"/>
              <w:ind w:left="113" w:right="113"/>
              <w:jc w:val="center"/>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218A0281</w:t>
            </w:r>
          </w:p>
        </w:tc>
        <w:tc>
          <w:tcPr>
            <w:tcW w:w="531" w:type="dxa"/>
            <w:shd w:val="clear" w:color="000000" w:fill="FFFFFF"/>
            <w:textDirection w:val="btLr"/>
            <w:vAlign w:val="center"/>
            <w:hideMark/>
          </w:tcPr>
          <w:p w:rsidRPr="00BF4985" w:rsidR="00947EE5" w:rsidP="00F0605C" w:rsidRDefault="00947EE5" w14:paraId="69344CC1" w14:textId="77777777">
            <w:pPr>
              <w:spacing w:after="0" w:line="240" w:lineRule="auto"/>
              <w:ind w:left="113" w:right="113"/>
              <w:jc w:val="center"/>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218A0088</w:t>
            </w:r>
          </w:p>
        </w:tc>
        <w:tc>
          <w:tcPr>
            <w:tcW w:w="531" w:type="dxa"/>
            <w:shd w:val="clear" w:color="000000" w:fill="FFFFFF"/>
            <w:textDirection w:val="btLr"/>
            <w:vAlign w:val="center"/>
            <w:hideMark/>
          </w:tcPr>
          <w:p w:rsidRPr="00BF4985" w:rsidR="00947EE5" w:rsidP="00F0605C" w:rsidRDefault="00947EE5" w14:paraId="16717DFA" w14:textId="77777777">
            <w:pPr>
              <w:spacing w:after="0" w:line="240" w:lineRule="auto"/>
              <w:ind w:left="113" w:right="113"/>
              <w:jc w:val="center"/>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218A0104</w:t>
            </w:r>
          </w:p>
        </w:tc>
        <w:tc>
          <w:tcPr>
            <w:tcW w:w="531" w:type="dxa"/>
            <w:shd w:val="clear" w:color="000000" w:fill="FFFFFF"/>
            <w:textDirection w:val="btLr"/>
            <w:vAlign w:val="center"/>
            <w:hideMark/>
          </w:tcPr>
          <w:p w:rsidRPr="00BF4985" w:rsidR="00947EE5" w:rsidP="00F0605C" w:rsidRDefault="00947EE5" w14:paraId="1AFAAEF2" w14:textId="77777777">
            <w:pPr>
              <w:spacing w:after="0" w:line="240" w:lineRule="auto"/>
              <w:ind w:left="113" w:right="113"/>
              <w:jc w:val="center"/>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218A0210</w:t>
            </w:r>
          </w:p>
        </w:tc>
        <w:tc>
          <w:tcPr>
            <w:tcW w:w="531" w:type="dxa"/>
            <w:shd w:val="clear" w:color="000000" w:fill="FFFFFF"/>
            <w:textDirection w:val="btLr"/>
            <w:vAlign w:val="center"/>
            <w:hideMark/>
          </w:tcPr>
          <w:p w:rsidRPr="00BF4985" w:rsidR="00947EE5" w:rsidP="00F0605C" w:rsidRDefault="00947EE5" w14:paraId="1E164C90" w14:textId="77777777">
            <w:pPr>
              <w:spacing w:after="0" w:line="240" w:lineRule="auto"/>
              <w:ind w:left="113" w:right="113"/>
              <w:jc w:val="center"/>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218A0285</w:t>
            </w:r>
          </w:p>
        </w:tc>
        <w:tc>
          <w:tcPr>
            <w:tcW w:w="531" w:type="dxa"/>
            <w:shd w:val="clear" w:color="000000" w:fill="FFFFFF"/>
            <w:textDirection w:val="btLr"/>
            <w:vAlign w:val="center"/>
            <w:hideMark/>
          </w:tcPr>
          <w:p w:rsidRPr="00BF4985" w:rsidR="00947EE5" w:rsidP="00F0605C" w:rsidRDefault="00947EE5" w14:paraId="5883F133" w14:textId="77777777">
            <w:pPr>
              <w:spacing w:after="0" w:line="240" w:lineRule="auto"/>
              <w:ind w:left="113" w:right="113"/>
              <w:jc w:val="center"/>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218A0079</w:t>
            </w:r>
          </w:p>
        </w:tc>
        <w:tc>
          <w:tcPr>
            <w:tcW w:w="531" w:type="dxa"/>
            <w:shd w:val="clear" w:color="000000" w:fill="FFFFFF"/>
            <w:textDirection w:val="btLr"/>
            <w:vAlign w:val="center"/>
            <w:hideMark/>
          </w:tcPr>
          <w:p w:rsidRPr="00BF4985" w:rsidR="00947EE5" w:rsidP="00F0605C" w:rsidRDefault="00947EE5" w14:paraId="58C916E7" w14:textId="77777777">
            <w:pPr>
              <w:spacing w:after="0" w:line="240" w:lineRule="auto"/>
              <w:ind w:left="113" w:right="113"/>
              <w:jc w:val="center"/>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218A0138</w:t>
            </w:r>
          </w:p>
        </w:tc>
        <w:tc>
          <w:tcPr>
            <w:tcW w:w="531" w:type="dxa"/>
            <w:shd w:val="clear" w:color="000000" w:fill="FFFFFF"/>
            <w:textDirection w:val="btLr"/>
            <w:vAlign w:val="center"/>
            <w:hideMark/>
          </w:tcPr>
          <w:p w:rsidRPr="00BF4985" w:rsidR="00947EE5" w:rsidP="00F0605C" w:rsidRDefault="00947EE5" w14:paraId="358092E8" w14:textId="77777777">
            <w:pPr>
              <w:spacing w:after="0" w:line="240" w:lineRule="auto"/>
              <w:ind w:left="113" w:right="113"/>
              <w:jc w:val="center"/>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218A0277</w:t>
            </w:r>
          </w:p>
        </w:tc>
        <w:tc>
          <w:tcPr>
            <w:tcW w:w="531" w:type="dxa"/>
            <w:shd w:val="clear" w:color="000000" w:fill="FFFFFF"/>
            <w:textDirection w:val="btLr"/>
            <w:vAlign w:val="center"/>
            <w:hideMark/>
          </w:tcPr>
          <w:p w:rsidRPr="00BF4985" w:rsidR="00947EE5" w:rsidP="00F0605C" w:rsidRDefault="00947EE5" w14:paraId="209092D8" w14:textId="77777777">
            <w:pPr>
              <w:spacing w:after="0" w:line="240" w:lineRule="auto"/>
              <w:ind w:left="113" w:right="113"/>
              <w:jc w:val="center"/>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218A0111</w:t>
            </w:r>
          </w:p>
        </w:tc>
        <w:tc>
          <w:tcPr>
            <w:tcW w:w="531" w:type="dxa"/>
            <w:shd w:val="clear" w:color="000000" w:fill="FFFFFF"/>
            <w:textDirection w:val="btLr"/>
            <w:vAlign w:val="center"/>
            <w:hideMark/>
          </w:tcPr>
          <w:p w:rsidRPr="00BF4985" w:rsidR="00947EE5" w:rsidP="00F0605C" w:rsidRDefault="00947EE5" w14:paraId="655E23A9" w14:textId="77777777">
            <w:pPr>
              <w:spacing w:after="0" w:line="240" w:lineRule="auto"/>
              <w:ind w:left="113" w:right="113"/>
              <w:jc w:val="center"/>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218A0121</w:t>
            </w:r>
          </w:p>
        </w:tc>
        <w:tc>
          <w:tcPr>
            <w:tcW w:w="531" w:type="dxa"/>
            <w:shd w:val="clear" w:color="000000" w:fill="FFFFFF"/>
            <w:textDirection w:val="btLr"/>
            <w:vAlign w:val="center"/>
            <w:hideMark/>
          </w:tcPr>
          <w:p w:rsidRPr="00BF4985" w:rsidR="00947EE5" w:rsidP="00F0605C" w:rsidRDefault="00947EE5" w14:paraId="678AF743" w14:textId="77777777">
            <w:pPr>
              <w:spacing w:after="0" w:line="240" w:lineRule="auto"/>
              <w:ind w:left="113" w:right="113"/>
              <w:jc w:val="center"/>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218A0153</w:t>
            </w:r>
          </w:p>
        </w:tc>
        <w:tc>
          <w:tcPr>
            <w:tcW w:w="531" w:type="dxa"/>
            <w:shd w:val="clear" w:color="000000" w:fill="FFFFFF"/>
            <w:textDirection w:val="btLr"/>
            <w:vAlign w:val="center"/>
            <w:hideMark/>
          </w:tcPr>
          <w:p w:rsidRPr="00BF4985" w:rsidR="00947EE5" w:rsidP="00F0605C" w:rsidRDefault="00947EE5" w14:paraId="593CC29E" w14:textId="77777777">
            <w:pPr>
              <w:spacing w:after="0" w:line="240" w:lineRule="auto"/>
              <w:ind w:left="113" w:right="113"/>
              <w:jc w:val="center"/>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218A0186</w:t>
            </w:r>
          </w:p>
        </w:tc>
        <w:tc>
          <w:tcPr>
            <w:tcW w:w="531" w:type="dxa"/>
            <w:shd w:val="clear" w:color="000000" w:fill="FFFFFF"/>
            <w:textDirection w:val="btLr"/>
            <w:vAlign w:val="center"/>
            <w:hideMark/>
          </w:tcPr>
          <w:p w:rsidRPr="00BF4985" w:rsidR="00947EE5" w:rsidP="00F0605C" w:rsidRDefault="00947EE5" w14:paraId="0B031C37" w14:textId="77777777">
            <w:pPr>
              <w:spacing w:after="0" w:line="240" w:lineRule="auto"/>
              <w:ind w:left="113" w:right="113"/>
              <w:jc w:val="center"/>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218A0248</w:t>
            </w:r>
          </w:p>
        </w:tc>
        <w:tc>
          <w:tcPr>
            <w:tcW w:w="531" w:type="dxa"/>
            <w:shd w:val="clear" w:color="000000" w:fill="FFFFFF"/>
            <w:textDirection w:val="btLr"/>
            <w:vAlign w:val="center"/>
            <w:hideMark/>
          </w:tcPr>
          <w:p w:rsidRPr="00BF4985" w:rsidR="00947EE5" w:rsidP="00F0605C" w:rsidRDefault="00947EE5" w14:paraId="115E2447" w14:textId="77777777">
            <w:pPr>
              <w:spacing w:after="0" w:line="240" w:lineRule="auto"/>
              <w:ind w:left="113" w:right="113"/>
              <w:jc w:val="center"/>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218A0270</w:t>
            </w:r>
          </w:p>
        </w:tc>
      </w:tr>
      <w:tr w:rsidRPr="00BF4985" w:rsidR="00947EE5" w:rsidTr="00F0605C" w14:paraId="5DB5FD27" w14:textId="77777777">
        <w:trPr>
          <w:trHeight w:val="300"/>
        </w:trPr>
        <w:tc>
          <w:tcPr>
            <w:tcW w:w="1180" w:type="dxa"/>
            <w:shd w:val="clear" w:color="000000" w:fill="FFFFFF"/>
            <w:vAlign w:val="center"/>
            <w:hideMark/>
          </w:tcPr>
          <w:p w:rsidRPr="00BF4985" w:rsidR="00947EE5" w:rsidP="00F0605C" w:rsidRDefault="00947EE5" w14:paraId="6ACBB2C9" w14:textId="77777777">
            <w:pPr>
              <w:spacing w:after="0" w:line="240" w:lineRule="auto"/>
              <w:jc w:val="center"/>
              <w:rPr>
                <w:rFonts w:ascii="Times New Roman" w:hAnsi="Times New Roman" w:eastAsia="Times New Roman" w:cs="Times New Roman"/>
                <w:b/>
                <w:bCs/>
                <w:color w:val="000000"/>
                <w:sz w:val="18"/>
                <w:szCs w:val="20"/>
                <w:lang w:val="ru-RU"/>
              </w:rPr>
            </w:pPr>
            <w:r w:rsidRPr="00BF4985">
              <w:rPr>
                <w:rFonts w:ascii="Times New Roman" w:hAnsi="Times New Roman" w:eastAsia="Times New Roman" w:cs="Times New Roman"/>
                <w:b/>
                <w:bCs/>
                <w:color w:val="000000"/>
                <w:sz w:val="18"/>
                <w:szCs w:val="20"/>
                <w:lang w:val="ru-RU"/>
              </w:rPr>
              <w:t>PAI, m</w:t>
            </w:r>
            <w:r w:rsidRPr="00BF4985">
              <w:rPr>
                <w:rFonts w:ascii="Times New Roman" w:hAnsi="Times New Roman" w:eastAsia="Times New Roman" w:cs="Times New Roman"/>
                <w:b/>
                <w:bCs/>
                <w:color w:val="000000"/>
                <w:sz w:val="18"/>
                <w:szCs w:val="20"/>
                <w:vertAlign w:val="superscript"/>
                <w:lang w:val="ru-RU"/>
              </w:rPr>
              <w:t>2</w:t>
            </w:r>
            <w:r w:rsidRPr="00BF4985">
              <w:rPr>
                <w:rFonts w:ascii="Times New Roman" w:hAnsi="Times New Roman" w:eastAsia="Times New Roman" w:cs="Times New Roman"/>
                <w:b/>
                <w:bCs/>
                <w:color w:val="000000"/>
                <w:sz w:val="18"/>
                <w:szCs w:val="20"/>
                <w:lang w:val="ru-RU"/>
              </w:rPr>
              <w:t>m</w:t>
            </w:r>
            <w:r w:rsidRPr="00BF4985">
              <w:rPr>
                <w:rFonts w:ascii="Times New Roman" w:hAnsi="Times New Roman" w:eastAsia="Times New Roman" w:cs="Times New Roman"/>
                <w:b/>
                <w:bCs/>
                <w:color w:val="000000"/>
                <w:sz w:val="18"/>
                <w:szCs w:val="20"/>
                <w:vertAlign w:val="superscript"/>
                <w:lang w:val="ru-RU"/>
              </w:rPr>
              <w:t>-2</w:t>
            </w:r>
          </w:p>
        </w:tc>
        <w:tc>
          <w:tcPr>
            <w:tcW w:w="531" w:type="dxa"/>
            <w:shd w:val="clear" w:color="000000" w:fill="FFFFFF"/>
            <w:vAlign w:val="bottom"/>
            <w:hideMark/>
          </w:tcPr>
          <w:p w:rsidRPr="00BF4985" w:rsidR="00947EE5" w:rsidP="00F0605C" w:rsidRDefault="00947EE5" w14:paraId="2396B957"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4.16</w:t>
            </w:r>
          </w:p>
        </w:tc>
        <w:tc>
          <w:tcPr>
            <w:tcW w:w="531" w:type="dxa"/>
            <w:shd w:val="clear" w:color="000000" w:fill="FFFFFF"/>
            <w:vAlign w:val="bottom"/>
            <w:hideMark/>
          </w:tcPr>
          <w:p w:rsidRPr="00BF4985" w:rsidR="00947EE5" w:rsidP="00F0605C" w:rsidRDefault="00947EE5" w14:paraId="6850FCDE"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3.61</w:t>
            </w:r>
          </w:p>
        </w:tc>
        <w:tc>
          <w:tcPr>
            <w:tcW w:w="531" w:type="dxa"/>
            <w:shd w:val="clear" w:color="000000" w:fill="FFFFFF"/>
            <w:vAlign w:val="bottom"/>
            <w:hideMark/>
          </w:tcPr>
          <w:p w:rsidRPr="00BF4985" w:rsidR="00947EE5" w:rsidP="00F0605C" w:rsidRDefault="00947EE5" w14:paraId="0601CEAF"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3.27</w:t>
            </w:r>
          </w:p>
        </w:tc>
        <w:tc>
          <w:tcPr>
            <w:tcW w:w="531" w:type="dxa"/>
            <w:shd w:val="clear" w:color="000000" w:fill="FFFFFF"/>
            <w:vAlign w:val="bottom"/>
            <w:hideMark/>
          </w:tcPr>
          <w:p w:rsidRPr="00BF4985" w:rsidR="00947EE5" w:rsidP="00F0605C" w:rsidRDefault="00947EE5" w14:paraId="0E62B09F"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3.44</w:t>
            </w:r>
          </w:p>
        </w:tc>
        <w:tc>
          <w:tcPr>
            <w:tcW w:w="531" w:type="dxa"/>
            <w:shd w:val="clear" w:color="000000" w:fill="FFFFFF"/>
            <w:vAlign w:val="bottom"/>
            <w:hideMark/>
          </w:tcPr>
          <w:p w:rsidRPr="00BF4985" w:rsidR="00947EE5" w:rsidP="00F0605C" w:rsidRDefault="00947EE5" w14:paraId="7B1E7B35"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3.97</w:t>
            </w:r>
          </w:p>
        </w:tc>
        <w:tc>
          <w:tcPr>
            <w:tcW w:w="531" w:type="dxa"/>
            <w:shd w:val="clear" w:color="000000" w:fill="FFFFFF"/>
            <w:vAlign w:val="bottom"/>
            <w:hideMark/>
          </w:tcPr>
          <w:p w:rsidRPr="00BF4985" w:rsidR="00947EE5" w:rsidP="00F0605C" w:rsidRDefault="00947EE5" w14:paraId="5B6989FA"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2.90</w:t>
            </w:r>
          </w:p>
        </w:tc>
        <w:tc>
          <w:tcPr>
            <w:tcW w:w="531" w:type="dxa"/>
            <w:shd w:val="clear" w:color="000000" w:fill="FFFFFF"/>
            <w:vAlign w:val="bottom"/>
            <w:hideMark/>
          </w:tcPr>
          <w:p w:rsidRPr="00BF4985" w:rsidR="00947EE5" w:rsidP="00F0605C" w:rsidRDefault="00947EE5" w14:paraId="7ADF210C"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3.40</w:t>
            </w:r>
          </w:p>
        </w:tc>
        <w:tc>
          <w:tcPr>
            <w:tcW w:w="531" w:type="dxa"/>
            <w:shd w:val="clear" w:color="000000" w:fill="FFFFFF"/>
            <w:vAlign w:val="bottom"/>
            <w:hideMark/>
          </w:tcPr>
          <w:p w:rsidRPr="00BF4985" w:rsidR="00947EE5" w:rsidP="00F0605C" w:rsidRDefault="00947EE5" w14:paraId="5D03B268"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3.06</w:t>
            </w:r>
          </w:p>
        </w:tc>
        <w:tc>
          <w:tcPr>
            <w:tcW w:w="531" w:type="dxa"/>
            <w:shd w:val="clear" w:color="000000" w:fill="FFFFFF"/>
            <w:vAlign w:val="bottom"/>
            <w:hideMark/>
          </w:tcPr>
          <w:p w:rsidRPr="00BF4985" w:rsidR="00947EE5" w:rsidP="00F0605C" w:rsidRDefault="00947EE5" w14:paraId="71E03318"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3.28</w:t>
            </w:r>
          </w:p>
        </w:tc>
        <w:tc>
          <w:tcPr>
            <w:tcW w:w="531" w:type="dxa"/>
            <w:shd w:val="clear" w:color="000000" w:fill="FFFFFF"/>
            <w:vAlign w:val="bottom"/>
            <w:hideMark/>
          </w:tcPr>
          <w:p w:rsidRPr="00BF4985" w:rsidR="00947EE5" w:rsidP="00F0605C" w:rsidRDefault="00947EE5" w14:paraId="41150E77"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3.22</w:t>
            </w:r>
          </w:p>
        </w:tc>
        <w:tc>
          <w:tcPr>
            <w:tcW w:w="531" w:type="dxa"/>
            <w:shd w:val="clear" w:color="000000" w:fill="FFFFFF"/>
            <w:vAlign w:val="bottom"/>
            <w:hideMark/>
          </w:tcPr>
          <w:p w:rsidRPr="00BF4985" w:rsidR="00947EE5" w:rsidP="00F0605C" w:rsidRDefault="00947EE5" w14:paraId="5FD8B0B0"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3.55</w:t>
            </w:r>
          </w:p>
        </w:tc>
        <w:tc>
          <w:tcPr>
            <w:tcW w:w="531" w:type="dxa"/>
            <w:shd w:val="clear" w:color="000000" w:fill="FFFFFF"/>
            <w:vAlign w:val="bottom"/>
            <w:hideMark/>
          </w:tcPr>
          <w:p w:rsidRPr="00BF4985" w:rsidR="00947EE5" w:rsidP="00F0605C" w:rsidRDefault="00947EE5" w14:paraId="16FF3864"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3.35</w:t>
            </w:r>
          </w:p>
        </w:tc>
        <w:tc>
          <w:tcPr>
            <w:tcW w:w="531" w:type="dxa"/>
            <w:shd w:val="clear" w:color="000000" w:fill="FFFFFF"/>
            <w:vAlign w:val="bottom"/>
            <w:hideMark/>
          </w:tcPr>
          <w:p w:rsidRPr="00BF4985" w:rsidR="00947EE5" w:rsidP="00F0605C" w:rsidRDefault="00947EE5" w14:paraId="58230FBF"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3.68</w:t>
            </w:r>
          </w:p>
        </w:tc>
        <w:tc>
          <w:tcPr>
            <w:tcW w:w="531" w:type="dxa"/>
            <w:shd w:val="clear" w:color="000000" w:fill="FFFFFF"/>
            <w:vAlign w:val="bottom"/>
            <w:hideMark/>
          </w:tcPr>
          <w:p w:rsidRPr="00BF4985" w:rsidR="00947EE5" w:rsidP="00F0605C" w:rsidRDefault="00947EE5" w14:paraId="541FEDCC"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3.42</w:t>
            </w:r>
          </w:p>
        </w:tc>
        <w:tc>
          <w:tcPr>
            <w:tcW w:w="531" w:type="dxa"/>
            <w:shd w:val="clear" w:color="000000" w:fill="FFFFFF"/>
            <w:vAlign w:val="bottom"/>
            <w:hideMark/>
          </w:tcPr>
          <w:p w:rsidRPr="00BF4985" w:rsidR="00947EE5" w:rsidP="00F0605C" w:rsidRDefault="00947EE5" w14:paraId="67F29C06"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3.73</w:t>
            </w:r>
          </w:p>
        </w:tc>
        <w:tc>
          <w:tcPr>
            <w:tcW w:w="531" w:type="dxa"/>
            <w:shd w:val="clear" w:color="000000" w:fill="FFFFFF"/>
            <w:vAlign w:val="bottom"/>
            <w:hideMark/>
          </w:tcPr>
          <w:p w:rsidRPr="00BF4985" w:rsidR="00947EE5" w:rsidP="00F0605C" w:rsidRDefault="00947EE5" w14:paraId="6158881D"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3.63</w:t>
            </w:r>
          </w:p>
        </w:tc>
        <w:tc>
          <w:tcPr>
            <w:tcW w:w="531" w:type="dxa"/>
            <w:shd w:val="clear" w:color="000000" w:fill="FFFFFF"/>
            <w:vAlign w:val="bottom"/>
            <w:hideMark/>
          </w:tcPr>
          <w:p w:rsidRPr="00BF4985" w:rsidR="00947EE5" w:rsidP="00F0605C" w:rsidRDefault="00947EE5" w14:paraId="1C6ABCFE"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3.32</w:t>
            </w:r>
          </w:p>
        </w:tc>
        <w:tc>
          <w:tcPr>
            <w:tcW w:w="531" w:type="dxa"/>
            <w:shd w:val="clear" w:color="000000" w:fill="FFFFFF"/>
            <w:vAlign w:val="bottom"/>
            <w:hideMark/>
          </w:tcPr>
          <w:p w:rsidRPr="00BF4985" w:rsidR="00947EE5" w:rsidP="00F0605C" w:rsidRDefault="00947EE5" w14:paraId="45E12ACC"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3.91</w:t>
            </w:r>
          </w:p>
        </w:tc>
        <w:tc>
          <w:tcPr>
            <w:tcW w:w="531" w:type="dxa"/>
            <w:shd w:val="clear" w:color="000000" w:fill="FFFFFF"/>
            <w:vAlign w:val="bottom"/>
            <w:hideMark/>
          </w:tcPr>
          <w:p w:rsidRPr="00BF4985" w:rsidR="00947EE5" w:rsidP="00F0605C" w:rsidRDefault="00947EE5" w14:paraId="6A33BBBC"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3.66</w:t>
            </w:r>
          </w:p>
        </w:tc>
      </w:tr>
      <w:tr w:rsidRPr="00BF4985" w:rsidR="00947EE5" w:rsidTr="00F0605C" w14:paraId="26ED0BF7" w14:textId="77777777">
        <w:trPr>
          <w:trHeight w:val="300"/>
        </w:trPr>
        <w:tc>
          <w:tcPr>
            <w:tcW w:w="1180" w:type="dxa"/>
            <w:shd w:val="clear" w:color="000000" w:fill="FFFFFF"/>
            <w:vAlign w:val="center"/>
            <w:hideMark/>
          </w:tcPr>
          <w:p w:rsidRPr="00BF4985" w:rsidR="00947EE5" w:rsidP="00F0605C" w:rsidRDefault="00947EE5" w14:paraId="29BDA38D" w14:textId="77777777">
            <w:pPr>
              <w:spacing w:after="0" w:line="240" w:lineRule="auto"/>
              <w:jc w:val="center"/>
              <w:rPr>
                <w:rFonts w:ascii="Times New Roman" w:hAnsi="Times New Roman" w:eastAsia="Times New Roman" w:cs="Times New Roman"/>
                <w:b/>
                <w:bCs/>
                <w:color w:val="000000"/>
                <w:sz w:val="18"/>
                <w:szCs w:val="20"/>
                <w:lang w:val="ru-RU"/>
              </w:rPr>
            </w:pPr>
            <w:r w:rsidRPr="00BF4985">
              <w:rPr>
                <w:rFonts w:ascii="Times New Roman" w:hAnsi="Times New Roman" w:eastAsia="Times New Roman" w:cs="Times New Roman"/>
                <w:b/>
                <w:bCs/>
                <w:color w:val="000000"/>
                <w:sz w:val="18"/>
                <w:szCs w:val="20"/>
                <w:lang w:val="ru-RU"/>
              </w:rPr>
              <w:t>WAI, m</w:t>
            </w:r>
            <w:r w:rsidRPr="00BF4985">
              <w:rPr>
                <w:rFonts w:ascii="Times New Roman" w:hAnsi="Times New Roman" w:eastAsia="Times New Roman" w:cs="Times New Roman"/>
                <w:b/>
                <w:bCs/>
                <w:color w:val="000000"/>
                <w:sz w:val="18"/>
                <w:szCs w:val="20"/>
                <w:vertAlign w:val="superscript"/>
                <w:lang w:val="ru-RU"/>
              </w:rPr>
              <w:t>2</w:t>
            </w:r>
            <w:r w:rsidRPr="00BF4985">
              <w:rPr>
                <w:rFonts w:ascii="Times New Roman" w:hAnsi="Times New Roman" w:eastAsia="Times New Roman" w:cs="Times New Roman"/>
                <w:b/>
                <w:bCs/>
                <w:color w:val="000000"/>
                <w:sz w:val="18"/>
                <w:szCs w:val="20"/>
                <w:lang w:val="ru-RU"/>
              </w:rPr>
              <w:t>m</w:t>
            </w:r>
            <w:r w:rsidRPr="00BF4985">
              <w:rPr>
                <w:rFonts w:ascii="Times New Roman" w:hAnsi="Times New Roman" w:eastAsia="Times New Roman" w:cs="Times New Roman"/>
                <w:b/>
                <w:bCs/>
                <w:color w:val="000000"/>
                <w:sz w:val="18"/>
                <w:szCs w:val="20"/>
                <w:vertAlign w:val="superscript"/>
                <w:lang w:val="ru-RU"/>
              </w:rPr>
              <w:t>-2</w:t>
            </w:r>
          </w:p>
        </w:tc>
        <w:tc>
          <w:tcPr>
            <w:tcW w:w="531" w:type="dxa"/>
            <w:shd w:val="clear" w:color="000000" w:fill="FFFFFF"/>
            <w:vAlign w:val="bottom"/>
            <w:hideMark/>
          </w:tcPr>
          <w:p w:rsidRPr="00BF4985" w:rsidR="00947EE5" w:rsidP="00F0605C" w:rsidRDefault="00947EE5" w14:paraId="6B381EA7"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0.58</w:t>
            </w:r>
          </w:p>
        </w:tc>
        <w:tc>
          <w:tcPr>
            <w:tcW w:w="531" w:type="dxa"/>
            <w:shd w:val="clear" w:color="000000" w:fill="FFFFFF"/>
            <w:vAlign w:val="bottom"/>
            <w:hideMark/>
          </w:tcPr>
          <w:p w:rsidRPr="00BF4985" w:rsidR="00947EE5" w:rsidP="00F0605C" w:rsidRDefault="00947EE5" w14:paraId="62FCE2FA"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0.58</w:t>
            </w:r>
          </w:p>
        </w:tc>
        <w:tc>
          <w:tcPr>
            <w:tcW w:w="531" w:type="dxa"/>
            <w:shd w:val="clear" w:color="000000" w:fill="FFFFFF"/>
            <w:vAlign w:val="bottom"/>
            <w:hideMark/>
          </w:tcPr>
          <w:p w:rsidRPr="00BF4985" w:rsidR="00947EE5" w:rsidP="00F0605C" w:rsidRDefault="00947EE5" w14:paraId="1A9C89D5"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0.63</w:t>
            </w:r>
          </w:p>
        </w:tc>
        <w:tc>
          <w:tcPr>
            <w:tcW w:w="531" w:type="dxa"/>
            <w:shd w:val="clear" w:color="000000" w:fill="FFFFFF"/>
            <w:vAlign w:val="bottom"/>
            <w:hideMark/>
          </w:tcPr>
          <w:p w:rsidRPr="00BF4985" w:rsidR="00947EE5" w:rsidP="00F0605C" w:rsidRDefault="00947EE5" w14:paraId="02607145"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0.52</w:t>
            </w:r>
          </w:p>
        </w:tc>
        <w:tc>
          <w:tcPr>
            <w:tcW w:w="531" w:type="dxa"/>
            <w:shd w:val="clear" w:color="000000" w:fill="FFFFFF"/>
            <w:vAlign w:val="bottom"/>
            <w:hideMark/>
          </w:tcPr>
          <w:p w:rsidRPr="00BF4985" w:rsidR="00947EE5" w:rsidP="00F0605C" w:rsidRDefault="00947EE5" w14:paraId="48E62315"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0.57</w:t>
            </w:r>
          </w:p>
        </w:tc>
        <w:tc>
          <w:tcPr>
            <w:tcW w:w="531" w:type="dxa"/>
            <w:shd w:val="clear" w:color="000000" w:fill="FFFFFF"/>
            <w:vAlign w:val="bottom"/>
            <w:hideMark/>
          </w:tcPr>
          <w:p w:rsidRPr="00BF4985" w:rsidR="00947EE5" w:rsidP="00F0605C" w:rsidRDefault="00947EE5" w14:paraId="3FDCAD41"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0.53</w:t>
            </w:r>
          </w:p>
        </w:tc>
        <w:tc>
          <w:tcPr>
            <w:tcW w:w="531" w:type="dxa"/>
            <w:shd w:val="clear" w:color="000000" w:fill="FFFFFF"/>
            <w:vAlign w:val="bottom"/>
            <w:hideMark/>
          </w:tcPr>
          <w:p w:rsidRPr="00BF4985" w:rsidR="00947EE5" w:rsidP="00F0605C" w:rsidRDefault="00947EE5" w14:paraId="0FEF722E"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0.53</w:t>
            </w:r>
          </w:p>
        </w:tc>
        <w:tc>
          <w:tcPr>
            <w:tcW w:w="531" w:type="dxa"/>
            <w:shd w:val="clear" w:color="000000" w:fill="FFFFFF"/>
            <w:vAlign w:val="bottom"/>
            <w:hideMark/>
          </w:tcPr>
          <w:p w:rsidRPr="00BF4985" w:rsidR="00947EE5" w:rsidP="00F0605C" w:rsidRDefault="00947EE5" w14:paraId="6FFC00D6"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0.54</w:t>
            </w:r>
          </w:p>
        </w:tc>
        <w:tc>
          <w:tcPr>
            <w:tcW w:w="531" w:type="dxa"/>
            <w:shd w:val="clear" w:color="000000" w:fill="FFFFFF"/>
            <w:vAlign w:val="bottom"/>
            <w:hideMark/>
          </w:tcPr>
          <w:p w:rsidRPr="00BF4985" w:rsidR="00947EE5" w:rsidP="00F0605C" w:rsidRDefault="00947EE5" w14:paraId="31B8FF70"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0.53</w:t>
            </w:r>
          </w:p>
        </w:tc>
        <w:tc>
          <w:tcPr>
            <w:tcW w:w="531" w:type="dxa"/>
            <w:shd w:val="clear" w:color="000000" w:fill="FFFFFF"/>
            <w:vAlign w:val="bottom"/>
            <w:hideMark/>
          </w:tcPr>
          <w:p w:rsidRPr="00BF4985" w:rsidR="00947EE5" w:rsidP="00F0605C" w:rsidRDefault="00947EE5" w14:paraId="212C4288"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0.52</w:t>
            </w:r>
          </w:p>
        </w:tc>
        <w:tc>
          <w:tcPr>
            <w:tcW w:w="531" w:type="dxa"/>
            <w:shd w:val="clear" w:color="000000" w:fill="FFFFFF"/>
            <w:vAlign w:val="bottom"/>
            <w:hideMark/>
          </w:tcPr>
          <w:p w:rsidRPr="00BF4985" w:rsidR="00947EE5" w:rsidP="00F0605C" w:rsidRDefault="00947EE5" w14:paraId="3A0122E3"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0.80</w:t>
            </w:r>
          </w:p>
        </w:tc>
        <w:tc>
          <w:tcPr>
            <w:tcW w:w="531" w:type="dxa"/>
            <w:shd w:val="clear" w:color="000000" w:fill="FFFFFF"/>
            <w:vAlign w:val="bottom"/>
            <w:hideMark/>
          </w:tcPr>
          <w:p w:rsidRPr="00BF4985" w:rsidR="00947EE5" w:rsidP="00F0605C" w:rsidRDefault="00947EE5" w14:paraId="58A4433E"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0.56</w:t>
            </w:r>
          </w:p>
        </w:tc>
        <w:tc>
          <w:tcPr>
            <w:tcW w:w="531" w:type="dxa"/>
            <w:shd w:val="clear" w:color="000000" w:fill="FFFFFF"/>
            <w:vAlign w:val="bottom"/>
            <w:hideMark/>
          </w:tcPr>
          <w:p w:rsidRPr="00BF4985" w:rsidR="00947EE5" w:rsidP="00F0605C" w:rsidRDefault="00947EE5" w14:paraId="30B48721"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0.47</w:t>
            </w:r>
          </w:p>
        </w:tc>
        <w:tc>
          <w:tcPr>
            <w:tcW w:w="531" w:type="dxa"/>
            <w:shd w:val="clear" w:color="000000" w:fill="FFFFFF"/>
            <w:vAlign w:val="bottom"/>
            <w:hideMark/>
          </w:tcPr>
          <w:p w:rsidRPr="00BF4985" w:rsidR="00947EE5" w:rsidP="00F0605C" w:rsidRDefault="00947EE5" w14:paraId="18B0BC28"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0.63</w:t>
            </w:r>
          </w:p>
        </w:tc>
        <w:tc>
          <w:tcPr>
            <w:tcW w:w="531" w:type="dxa"/>
            <w:shd w:val="clear" w:color="000000" w:fill="FFFFFF"/>
            <w:vAlign w:val="bottom"/>
            <w:hideMark/>
          </w:tcPr>
          <w:p w:rsidRPr="00BF4985" w:rsidR="00947EE5" w:rsidP="00F0605C" w:rsidRDefault="00947EE5" w14:paraId="4F2F02BA"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0.67</w:t>
            </w:r>
          </w:p>
        </w:tc>
        <w:tc>
          <w:tcPr>
            <w:tcW w:w="531" w:type="dxa"/>
            <w:shd w:val="clear" w:color="000000" w:fill="FFFFFF"/>
            <w:vAlign w:val="bottom"/>
            <w:hideMark/>
          </w:tcPr>
          <w:p w:rsidRPr="00BF4985" w:rsidR="00947EE5" w:rsidP="00F0605C" w:rsidRDefault="00947EE5" w14:paraId="59887C40"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0.53</w:t>
            </w:r>
          </w:p>
        </w:tc>
        <w:tc>
          <w:tcPr>
            <w:tcW w:w="531" w:type="dxa"/>
            <w:shd w:val="clear" w:color="000000" w:fill="FFFFFF"/>
            <w:vAlign w:val="bottom"/>
            <w:hideMark/>
          </w:tcPr>
          <w:p w:rsidRPr="00BF4985" w:rsidR="00947EE5" w:rsidP="00F0605C" w:rsidRDefault="00947EE5" w14:paraId="6413858E"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0.52</w:t>
            </w:r>
          </w:p>
        </w:tc>
        <w:tc>
          <w:tcPr>
            <w:tcW w:w="531" w:type="dxa"/>
            <w:shd w:val="clear" w:color="000000" w:fill="FFFFFF"/>
            <w:vAlign w:val="bottom"/>
            <w:hideMark/>
          </w:tcPr>
          <w:p w:rsidRPr="00BF4985" w:rsidR="00947EE5" w:rsidP="00F0605C" w:rsidRDefault="00947EE5" w14:paraId="5BF77E69"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0.72</w:t>
            </w:r>
          </w:p>
        </w:tc>
        <w:tc>
          <w:tcPr>
            <w:tcW w:w="531" w:type="dxa"/>
            <w:shd w:val="clear" w:color="000000" w:fill="FFFFFF"/>
            <w:vAlign w:val="bottom"/>
            <w:hideMark/>
          </w:tcPr>
          <w:p w:rsidRPr="00BF4985" w:rsidR="00947EE5" w:rsidP="00F0605C" w:rsidRDefault="00947EE5" w14:paraId="40B97C94"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0.58</w:t>
            </w:r>
          </w:p>
        </w:tc>
      </w:tr>
      <w:tr w:rsidRPr="00BF4985" w:rsidR="00947EE5" w:rsidTr="00F0605C" w14:paraId="20BA48E3" w14:textId="77777777">
        <w:trPr>
          <w:trHeight w:val="300"/>
        </w:trPr>
        <w:tc>
          <w:tcPr>
            <w:tcW w:w="1180" w:type="dxa"/>
            <w:shd w:val="clear" w:color="000000" w:fill="FFFFFF"/>
            <w:vAlign w:val="center"/>
            <w:hideMark/>
          </w:tcPr>
          <w:p w:rsidRPr="00BF4985" w:rsidR="00947EE5" w:rsidP="00F0605C" w:rsidRDefault="00947EE5" w14:paraId="6EF0C02B" w14:textId="77777777">
            <w:pPr>
              <w:spacing w:after="0" w:line="240" w:lineRule="auto"/>
              <w:jc w:val="center"/>
              <w:rPr>
                <w:rFonts w:ascii="Times New Roman" w:hAnsi="Times New Roman" w:eastAsia="Times New Roman" w:cs="Times New Roman"/>
                <w:b/>
                <w:bCs/>
                <w:color w:val="000000"/>
                <w:sz w:val="18"/>
                <w:szCs w:val="20"/>
                <w:lang w:val="ru-RU"/>
              </w:rPr>
            </w:pPr>
            <w:r w:rsidRPr="00BF4985">
              <w:rPr>
                <w:rFonts w:ascii="Times New Roman" w:hAnsi="Times New Roman" w:eastAsia="Times New Roman" w:cs="Times New Roman"/>
                <w:b/>
                <w:bCs/>
                <w:color w:val="000000"/>
                <w:sz w:val="18"/>
                <w:szCs w:val="20"/>
                <w:lang w:val="ru-RU"/>
              </w:rPr>
              <w:t>LAI, m</w:t>
            </w:r>
            <w:r w:rsidRPr="00BF4985">
              <w:rPr>
                <w:rFonts w:ascii="Times New Roman" w:hAnsi="Times New Roman" w:eastAsia="Times New Roman" w:cs="Times New Roman"/>
                <w:b/>
                <w:bCs/>
                <w:color w:val="000000"/>
                <w:sz w:val="18"/>
                <w:szCs w:val="20"/>
                <w:vertAlign w:val="superscript"/>
                <w:lang w:val="ru-RU"/>
              </w:rPr>
              <w:t>2</w:t>
            </w:r>
            <w:r w:rsidRPr="00BF4985">
              <w:rPr>
                <w:rFonts w:ascii="Times New Roman" w:hAnsi="Times New Roman" w:eastAsia="Times New Roman" w:cs="Times New Roman"/>
                <w:b/>
                <w:bCs/>
                <w:color w:val="000000"/>
                <w:sz w:val="18"/>
                <w:szCs w:val="20"/>
                <w:lang w:val="ru-RU"/>
              </w:rPr>
              <w:t>m</w:t>
            </w:r>
            <w:r w:rsidRPr="00BF4985">
              <w:rPr>
                <w:rFonts w:ascii="Times New Roman" w:hAnsi="Times New Roman" w:eastAsia="Times New Roman" w:cs="Times New Roman"/>
                <w:b/>
                <w:bCs/>
                <w:color w:val="000000"/>
                <w:sz w:val="18"/>
                <w:szCs w:val="20"/>
                <w:vertAlign w:val="superscript"/>
                <w:lang w:val="ru-RU"/>
              </w:rPr>
              <w:t>-2</w:t>
            </w:r>
          </w:p>
        </w:tc>
        <w:tc>
          <w:tcPr>
            <w:tcW w:w="531" w:type="dxa"/>
            <w:shd w:val="clear" w:color="000000" w:fill="FFFFFF"/>
            <w:vAlign w:val="bottom"/>
            <w:hideMark/>
          </w:tcPr>
          <w:p w:rsidRPr="00BF4985" w:rsidR="00947EE5" w:rsidP="00F0605C" w:rsidRDefault="00947EE5" w14:paraId="25092FBA"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3.59</w:t>
            </w:r>
          </w:p>
        </w:tc>
        <w:tc>
          <w:tcPr>
            <w:tcW w:w="531" w:type="dxa"/>
            <w:shd w:val="clear" w:color="000000" w:fill="FFFFFF"/>
            <w:vAlign w:val="bottom"/>
            <w:hideMark/>
          </w:tcPr>
          <w:p w:rsidRPr="00BF4985" w:rsidR="00947EE5" w:rsidP="00F0605C" w:rsidRDefault="00947EE5" w14:paraId="6C78C105"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3.03</w:t>
            </w:r>
          </w:p>
        </w:tc>
        <w:tc>
          <w:tcPr>
            <w:tcW w:w="531" w:type="dxa"/>
            <w:shd w:val="clear" w:color="000000" w:fill="FFFFFF"/>
            <w:vAlign w:val="bottom"/>
            <w:hideMark/>
          </w:tcPr>
          <w:p w:rsidRPr="00BF4985" w:rsidR="00947EE5" w:rsidP="00F0605C" w:rsidRDefault="00947EE5" w14:paraId="6F91BD79"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2.64</w:t>
            </w:r>
          </w:p>
        </w:tc>
        <w:tc>
          <w:tcPr>
            <w:tcW w:w="531" w:type="dxa"/>
            <w:shd w:val="clear" w:color="000000" w:fill="FFFFFF"/>
            <w:vAlign w:val="bottom"/>
            <w:hideMark/>
          </w:tcPr>
          <w:p w:rsidRPr="00BF4985" w:rsidR="00947EE5" w:rsidP="00F0605C" w:rsidRDefault="00947EE5" w14:paraId="451EB116"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2.91</w:t>
            </w:r>
          </w:p>
        </w:tc>
        <w:tc>
          <w:tcPr>
            <w:tcW w:w="531" w:type="dxa"/>
            <w:shd w:val="clear" w:color="000000" w:fill="FFFFFF"/>
            <w:vAlign w:val="bottom"/>
            <w:hideMark/>
          </w:tcPr>
          <w:p w:rsidRPr="00BF4985" w:rsidR="00947EE5" w:rsidP="00F0605C" w:rsidRDefault="00947EE5" w14:paraId="457C62A6"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3.40</w:t>
            </w:r>
          </w:p>
        </w:tc>
        <w:tc>
          <w:tcPr>
            <w:tcW w:w="531" w:type="dxa"/>
            <w:shd w:val="clear" w:color="000000" w:fill="FFFFFF"/>
            <w:vAlign w:val="bottom"/>
            <w:hideMark/>
          </w:tcPr>
          <w:p w:rsidRPr="00BF4985" w:rsidR="00947EE5" w:rsidP="00F0605C" w:rsidRDefault="00947EE5" w14:paraId="4FE142FC"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2.37</w:t>
            </w:r>
          </w:p>
        </w:tc>
        <w:tc>
          <w:tcPr>
            <w:tcW w:w="531" w:type="dxa"/>
            <w:shd w:val="clear" w:color="000000" w:fill="FFFFFF"/>
            <w:vAlign w:val="bottom"/>
            <w:hideMark/>
          </w:tcPr>
          <w:p w:rsidRPr="00BF4985" w:rsidR="00947EE5" w:rsidP="00F0605C" w:rsidRDefault="00947EE5" w14:paraId="0FD39EBB"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2.87</w:t>
            </w:r>
          </w:p>
        </w:tc>
        <w:tc>
          <w:tcPr>
            <w:tcW w:w="531" w:type="dxa"/>
            <w:shd w:val="clear" w:color="000000" w:fill="FFFFFF"/>
            <w:vAlign w:val="bottom"/>
            <w:hideMark/>
          </w:tcPr>
          <w:p w:rsidRPr="00BF4985" w:rsidR="00947EE5" w:rsidP="00F0605C" w:rsidRDefault="00947EE5" w14:paraId="447D35F6"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2.52</w:t>
            </w:r>
          </w:p>
        </w:tc>
        <w:tc>
          <w:tcPr>
            <w:tcW w:w="531" w:type="dxa"/>
            <w:shd w:val="clear" w:color="000000" w:fill="FFFFFF"/>
            <w:vAlign w:val="bottom"/>
            <w:hideMark/>
          </w:tcPr>
          <w:p w:rsidRPr="00BF4985" w:rsidR="00947EE5" w:rsidP="00F0605C" w:rsidRDefault="00947EE5" w14:paraId="128C09E4"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2.75</w:t>
            </w:r>
          </w:p>
        </w:tc>
        <w:tc>
          <w:tcPr>
            <w:tcW w:w="531" w:type="dxa"/>
            <w:shd w:val="clear" w:color="000000" w:fill="FFFFFF"/>
            <w:vAlign w:val="bottom"/>
            <w:hideMark/>
          </w:tcPr>
          <w:p w:rsidRPr="00BF4985" w:rsidR="00947EE5" w:rsidP="00F0605C" w:rsidRDefault="00947EE5" w14:paraId="21643C68"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2.69</w:t>
            </w:r>
          </w:p>
        </w:tc>
        <w:tc>
          <w:tcPr>
            <w:tcW w:w="531" w:type="dxa"/>
            <w:shd w:val="clear" w:color="000000" w:fill="FFFFFF"/>
            <w:vAlign w:val="bottom"/>
            <w:hideMark/>
          </w:tcPr>
          <w:p w:rsidRPr="00BF4985" w:rsidR="00947EE5" w:rsidP="00F0605C" w:rsidRDefault="00947EE5" w14:paraId="1D6E2DB0"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2.74</w:t>
            </w:r>
          </w:p>
        </w:tc>
        <w:tc>
          <w:tcPr>
            <w:tcW w:w="531" w:type="dxa"/>
            <w:shd w:val="clear" w:color="000000" w:fill="FFFFFF"/>
            <w:vAlign w:val="bottom"/>
            <w:hideMark/>
          </w:tcPr>
          <w:p w:rsidRPr="00BF4985" w:rsidR="00947EE5" w:rsidP="00F0605C" w:rsidRDefault="00947EE5" w14:paraId="26DB6C7D"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2.79</w:t>
            </w:r>
          </w:p>
        </w:tc>
        <w:tc>
          <w:tcPr>
            <w:tcW w:w="531" w:type="dxa"/>
            <w:shd w:val="clear" w:color="000000" w:fill="FFFFFF"/>
            <w:vAlign w:val="bottom"/>
            <w:hideMark/>
          </w:tcPr>
          <w:p w:rsidRPr="00BF4985" w:rsidR="00947EE5" w:rsidP="00F0605C" w:rsidRDefault="00947EE5" w14:paraId="4ADDD00D"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3.21</w:t>
            </w:r>
          </w:p>
        </w:tc>
        <w:tc>
          <w:tcPr>
            <w:tcW w:w="531" w:type="dxa"/>
            <w:shd w:val="clear" w:color="000000" w:fill="FFFFFF"/>
            <w:vAlign w:val="bottom"/>
            <w:hideMark/>
          </w:tcPr>
          <w:p w:rsidRPr="00BF4985" w:rsidR="00947EE5" w:rsidP="00F0605C" w:rsidRDefault="00947EE5" w14:paraId="3A8357FE"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2.79</w:t>
            </w:r>
          </w:p>
        </w:tc>
        <w:tc>
          <w:tcPr>
            <w:tcW w:w="531" w:type="dxa"/>
            <w:shd w:val="clear" w:color="000000" w:fill="FFFFFF"/>
            <w:vAlign w:val="bottom"/>
            <w:hideMark/>
          </w:tcPr>
          <w:p w:rsidRPr="00BF4985" w:rsidR="00947EE5" w:rsidP="00F0605C" w:rsidRDefault="00947EE5" w14:paraId="5BD379DF"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3.06</w:t>
            </w:r>
          </w:p>
        </w:tc>
        <w:tc>
          <w:tcPr>
            <w:tcW w:w="531" w:type="dxa"/>
            <w:shd w:val="clear" w:color="000000" w:fill="FFFFFF"/>
            <w:vAlign w:val="bottom"/>
            <w:hideMark/>
          </w:tcPr>
          <w:p w:rsidRPr="00BF4985" w:rsidR="00947EE5" w:rsidP="00F0605C" w:rsidRDefault="00947EE5" w14:paraId="5AF74E9B"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3.10</w:t>
            </w:r>
          </w:p>
        </w:tc>
        <w:tc>
          <w:tcPr>
            <w:tcW w:w="531" w:type="dxa"/>
            <w:shd w:val="clear" w:color="000000" w:fill="FFFFFF"/>
            <w:vAlign w:val="bottom"/>
            <w:hideMark/>
          </w:tcPr>
          <w:p w:rsidRPr="00BF4985" w:rsidR="00947EE5" w:rsidP="00F0605C" w:rsidRDefault="00947EE5" w14:paraId="5C8F6E0B"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2.80</w:t>
            </w:r>
          </w:p>
        </w:tc>
        <w:tc>
          <w:tcPr>
            <w:tcW w:w="531" w:type="dxa"/>
            <w:shd w:val="clear" w:color="000000" w:fill="FFFFFF"/>
            <w:vAlign w:val="bottom"/>
            <w:hideMark/>
          </w:tcPr>
          <w:p w:rsidRPr="00BF4985" w:rsidR="00947EE5" w:rsidP="00F0605C" w:rsidRDefault="00947EE5" w14:paraId="057D7EC1"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3.19</w:t>
            </w:r>
          </w:p>
        </w:tc>
        <w:tc>
          <w:tcPr>
            <w:tcW w:w="531" w:type="dxa"/>
            <w:shd w:val="clear" w:color="000000" w:fill="FFFFFF"/>
            <w:vAlign w:val="bottom"/>
            <w:hideMark/>
          </w:tcPr>
          <w:p w:rsidRPr="00BF4985" w:rsidR="00947EE5" w:rsidP="00F0605C" w:rsidRDefault="00947EE5" w14:paraId="3A747506" w14:textId="77777777">
            <w:pPr>
              <w:spacing w:after="0" w:line="240" w:lineRule="auto"/>
              <w:jc w:val="right"/>
              <w:rPr>
                <w:rFonts w:ascii="Times New Roman" w:hAnsi="Times New Roman" w:eastAsia="Times New Roman" w:cs="Times New Roman"/>
                <w:color w:val="000000"/>
                <w:sz w:val="18"/>
                <w:szCs w:val="20"/>
                <w:lang w:val="ru-RU"/>
              </w:rPr>
            </w:pPr>
            <w:r w:rsidRPr="00BF4985">
              <w:rPr>
                <w:rFonts w:ascii="Times New Roman" w:hAnsi="Times New Roman" w:eastAsia="Times New Roman" w:cs="Times New Roman"/>
                <w:color w:val="000000"/>
                <w:sz w:val="18"/>
                <w:szCs w:val="20"/>
                <w:lang w:val="ru-RU"/>
              </w:rPr>
              <w:t>3.08</w:t>
            </w:r>
          </w:p>
        </w:tc>
      </w:tr>
    </w:tbl>
    <w:p w:rsidR="00F5280C" w:rsidP="00D12ABE" w:rsidRDefault="00F5280C" w14:paraId="258B00E9" w14:textId="77777777">
      <w:pPr>
        <w:spacing w:after="0"/>
        <w:rPr>
          <w:rFonts w:ascii="Times New Roman" w:hAnsi="Times New Roman" w:eastAsia="Times New Roman" w:cs="Times New Roman"/>
          <w:sz w:val="24"/>
          <w:szCs w:val="24"/>
        </w:rPr>
      </w:pPr>
    </w:p>
    <w:p w:rsidRPr="00541A04" w:rsidR="005A64CA" w:rsidP="005A64CA" w:rsidRDefault="005A64CA" w14:paraId="60AEB951" w14:textId="77777777">
      <w:pPr>
        <w:spacing w:after="0"/>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Annex 4. Particulate adsorption (minimum, average and maximum) by tree leaves day by day.</w:t>
      </w:r>
    </w:p>
    <w:p w:rsidR="005A64CA" w:rsidP="005A64CA" w:rsidRDefault="005A64CA" w14:paraId="2A084DFD" w14:textId="77777777">
      <w:pPr>
        <w:spacing w:after="0"/>
        <w:rPr>
          <w:rFonts w:ascii="Times New Roman" w:hAnsi="Times New Roman" w:eastAsia="Times New Roman" w:cs="Times New Roman"/>
          <w:sz w:val="24"/>
          <w:szCs w:val="24"/>
        </w:rPr>
      </w:pPr>
      <w:commentRangeStart w:id="279"/>
      <w:commentRangeEnd w:id="279"/>
      <w:r>
        <w:rPr>
          <w:rStyle w:val="a7"/>
        </w:rPr>
        <w:commentReference w:id="279"/>
      </w:r>
      <w:r w:rsidR="006F75E1">
        <w:rPr>
          <w:rFonts w:ascii="Times New Roman" w:hAnsi="Times New Roman" w:eastAsia="Times New Roman" w:cs="Times New Roman"/>
          <w:noProof/>
          <w:sz w:val="24"/>
          <w:szCs w:val="24"/>
          <w:lang w:val="ru-RU"/>
        </w:rPr>
        <w:drawing>
          <wp:inline distT="0" distB="0" distL="0" distR="0" wp14:anchorId="307A0372" wp14:editId="53E2FE76">
            <wp:extent cx="5930265" cy="2961640"/>
            <wp:effectExtent l="0" t="0" r="0" b="0"/>
            <wp:docPr id="5" name="Рисунок 5" descr="C:\Users\user\AppData\Local\Microsoft\Windows\INetCache\Content.Word\Partciles absorption dynamics gm-3 d-1 min max ma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Microsoft\Windows\INetCache\Content.Word\Partciles absorption dynamics gm-3 d-1 min max mavg.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0265" cy="2961640"/>
                    </a:xfrm>
                    <a:prstGeom prst="rect">
                      <a:avLst/>
                    </a:prstGeom>
                    <a:noFill/>
                    <a:ln>
                      <a:noFill/>
                    </a:ln>
                  </pic:spPr>
                </pic:pic>
              </a:graphicData>
            </a:graphic>
          </wp:inline>
        </w:drawing>
      </w:r>
    </w:p>
    <w:p w:rsidR="006F75E1" w:rsidP="005A64CA" w:rsidRDefault="006F75E1" w14:paraId="1BA4BC87" w14:textId="77777777">
      <w:pPr>
        <w:spacing w:after="0"/>
        <w:rPr>
          <w:rFonts w:ascii="Times New Roman" w:hAnsi="Times New Roman" w:eastAsia="Times New Roman" w:cs="Times New Roman"/>
          <w:sz w:val="24"/>
          <w:szCs w:val="24"/>
        </w:rPr>
      </w:pPr>
    </w:p>
    <w:p w:rsidR="006F75E1" w:rsidP="006F75E1" w:rsidRDefault="006F75E1" w14:paraId="19E143D0" w14:textId="77777777">
      <w:pPr>
        <w:spacing w:after="0"/>
        <w:jc w:val="right"/>
        <w:rPr>
          <w:rFonts w:ascii="Times New Roman" w:hAnsi="Times New Roman" w:eastAsia="Times New Roman" w:cs="Times New Roman"/>
          <w:sz w:val="24"/>
          <w:szCs w:val="24"/>
        </w:rPr>
      </w:pPr>
      <w:r>
        <w:rPr>
          <w:rFonts w:ascii="Times New Roman" w:hAnsi="Times New Roman" w:eastAsia="Times New Roman" w:cs="Times New Roman"/>
          <w:bCs/>
          <w:color w:val="000000"/>
          <w:sz w:val="24"/>
          <w:szCs w:val="20"/>
        </w:rPr>
        <w:t>Annex 5. Corellogram of ESI and trees characteristics.</w:t>
      </w:r>
    </w:p>
    <w:p w:rsidR="006F75E1" w:rsidP="006F75E1" w:rsidRDefault="006F75E1" w14:paraId="71F341F3" w14:textId="77777777">
      <w:pPr>
        <w:spacing w:after="0"/>
        <w:rPr>
          <w:rFonts w:ascii="Times New Roman" w:hAnsi="Times New Roman" w:eastAsia="Times New Roman" w:cs="Times New Roman"/>
          <w:bCs/>
          <w:color w:val="000000"/>
          <w:sz w:val="24"/>
          <w:szCs w:val="20"/>
        </w:rPr>
      </w:pPr>
      <w:r w:rsidRPr="00974279">
        <w:rPr>
          <w:rFonts w:ascii="Times New Roman" w:hAnsi="Times New Roman" w:eastAsia="Times New Roman" w:cs="Times New Roman"/>
          <w:bCs/>
          <w:noProof/>
          <w:color w:val="000000"/>
          <w:sz w:val="24"/>
          <w:szCs w:val="20"/>
          <w:lang w:val="ru-RU"/>
        </w:rPr>
        <w:drawing>
          <wp:inline distT="0" distB="0" distL="0" distR="0" wp14:anchorId="4648CABC" wp14:editId="71966E47">
            <wp:extent cx="4184294" cy="345229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90119" cy="3457096"/>
                    </a:xfrm>
                    <a:prstGeom prst="rect">
                      <a:avLst/>
                    </a:prstGeom>
                    <a:noFill/>
                    <a:ln>
                      <a:noFill/>
                    </a:ln>
                    <a:effectLst/>
                  </pic:spPr>
                </pic:pic>
              </a:graphicData>
            </a:graphic>
          </wp:inline>
        </w:drawing>
      </w:r>
    </w:p>
    <w:p w:rsidR="006F75E1" w:rsidP="006F75E1" w:rsidRDefault="006F75E1" w14:paraId="1C35FABF" w14:textId="77777777">
      <w:pPr>
        <w:spacing w:after="0"/>
        <w:rPr>
          <w:rFonts w:ascii="Times New Roman" w:hAnsi="Times New Roman" w:eastAsia="Times New Roman" w:cs="Times New Roman"/>
          <w:bCs/>
          <w:color w:val="000000"/>
          <w:sz w:val="24"/>
          <w:szCs w:val="20"/>
        </w:rPr>
      </w:pPr>
    </w:p>
    <w:p w:rsidRPr="00F5280C" w:rsidR="005A64CA" w:rsidP="00D12ABE" w:rsidRDefault="005A64CA" w14:paraId="5DE1216A" w14:textId="77777777">
      <w:pPr>
        <w:spacing w:after="0"/>
        <w:rPr>
          <w:rFonts w:ascii="Times New Roman" w:hAnsi="Times New Roman" w:eastAsia="Times New Roman" w:cs="Times New Roman"/>
          <w:sz w:val="24"/>
          <w:szCs w:val="24"/>
        </w:rPr>
      </w:pPr>
    </w:p>
    <w:sectPr w:rsidRPr="00F5280C" w:rsidR="005A64CA">
      <w:pgSz w:w="11906" w:h="16838" w:orient="portrait"/>
      <w:pgMar w:top="850" w:right="850" w:bottom="824" w:left="1701" w:header="708" w:footer="708" w:gutter="0"/>
      <w:pgNumType w:start="1"/>
      <w:cols w:equalWidth="0" w:space="720">
        <w:col w:w="9689"/>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АЯ" w:author="Алексей Ярославцев" w:date="2020-04-25T16:20:00Z" w:id="6">
    <w:p w:rsidR="00FE4A5B" w:rsidRDefault="00FE4A5B" w14:paraId="2F1044A4" w14:textId="77777777">
      <w:pPr>
        <w:pStyle w:val="a8"/>
      </w:pPr>
      <w:r>
        <w:rPr>
          <w:rStyle w:val="a7"/>
        </w:rPr>
        <w:annotationRef/>
      </w:r>
      <w:r>
        <w:t>I think Bolotnaya cant be treated as urban forest, and we also have green infrastructure in key words</w:t>
      </w:r>
    </w:p>
  </w:comment>
  <w:comment w:initials="АЯ" w:author="Алексей Ярославцев" w:date="2020-04-25T16:28:00Z" w:id="10">
    <w:p w:rsidR="00FE4A5B" w:rsidRDefault="00FE4A5B" w14:paraId="1E26192D" w14:textId="77777777">
      <w:pPr>
        <w:pStyle w:val="a8"/>
      </w:pPr>
      <w:r>
        <w:t xml:space="preserve">Maybe </w:t>
      </w:r>
      <w:r>
        <w:rPr>
          <w:rStyle w:val="a7"/>
        </w:rPr>
        <w:annotationRef/>
      </w:r>
      <w:r>
        <w:t>“It is widely discussed “</w:t>
      </w:r>
    </w:p>
  </w:comment>
  <w:comment w:initials="АЯ" w:author="Алексей Ярославцев" w:date="2020-04-25T16:43:00Z" w:id="11">
    <w:p w:rsidR="00FE4A5B" w:rsidRDefault="00FE4A5B" w14:paraId="36A0A5C5" w14:textId="77777777">
      <w:pPr>
        <w:pStyle w:val="a8"/>
      </w:pPr>
      <w:r>
        <w:rPr>
          <w:rStyle w:val="a7"/>
        </w:rPr>
        <w:annotationRef/>
      </w:r>
      <w:r>
        <w:t>fluxes?</w:t>
      </w:r>
    </w:p>
  </w:comment>
  <w:comment w:initials="VM" w:author="Victor Matasov" w:date="2020-04-24T10:57:00Z" w:id="17">
    <w:p w:rsidR="00FE4A5B" w:rsidRDefault="00FE4A5B" w14:paraId="4C0448EA" w14:textId="77777777">
      <w:pPr>
        <w:pStyle w:val="a8"/>
      </w:pPr>
      <w:r>
        <w:rPr>
          <w:rStyle w:val="a7"/>
        </w:rPr>
        <w:annotationRef/>
      </w:r>
      <w:r>
        <w:t>Check this please</w:t>
      </w:r>
    </w:p>
  </w:comment>
  <w:comment w:initials="VM" w:author="Victor Matasov" w:date="2020-04-24T10:56:00Z" w:id="26">
    <w:p w:rsidR="00FE4A5B" w:rsidRDefault="00FE4A5B" w14:paraId="5B6E0462" w14:textId="77777777">
      <w:pPr>
        <w:pStyle w:val="a8"/>
      </w:pPr>
      <w:r>
        <w:rPr>
          <w:rStyle w:val="a7"/>
        </w:rPr>
        <w:annotationRef/>
      </w:r>
      <w:r>
        <w:t>Fill this coloumn</w:t>
      </w:r>
    </w:p>
  </w:comment>
  <w:comment w:initials="" w:author="Victor Matasov" w:date="2020-04-23T12:22:00Z" w:id="270">
    <w:p w:rsidR="00FE4A5B" w:rsidP="0089775C" w:rsidRDefault="00FE4A5B" w14:paraId="26AB1977" w14:textId="77777777">
      <w:pPr>
        <w:pStyle w:val="a8"/>
      </w:pPr>
      <w:r>
        <w:rPr>
          <w:rStyle w:val="a7"/>
        </w:rPr>
        <w:annotationRef/>
      </w:r>
      <w:r>
        <w:t>Is it right?</w:t>
      </w:r>
    </w:p>
  </w:comment>
  <w:comment w:initials="VM" w:author="Victor Matasov" w:date="2020-04-24T10:57:00Z" w:id="271">
    <w:p w:rsidR="00FE4A5B" w:rsidRDefault="00FE4A5B" w14:paraId="0CFCB95C" w14:textId="77777777">
      <w:pPr>
        <w:pStyle w:val="a8"/>
      </w:pPr>
      <w:r>
        <w:rPr>
          <w:rStyle w:val="a7"/>
        </w:rPr>
        <w:annotationRef/>
      </w:r>
      <w:r>
        <w:t>Check it</w:t>
      </w:r>
    </w:p>
  </w:comment>
  <w:comment w:initials="" w:author="Victor Matasov" w:date="2020-04-24T10:59:00Z" w:id="272">
    <w:p w:rsidR="00FE4A5B" w:rsidP="0089775C" w:rsidRDefault="00FE4A5B" w14:paraId="565FAAB4" w14:textId="77777777">
      <w:pPr>
        <w:pStyle w:val="a8"/>
      </w:pPr>
      <w:r>
        <w:rPr>
          <w:rStyle w:val="a7"/>
        </w:rPr>
        <w:annotationRef/>
      </w:r>
      <w:r>
        <w:t>Describe recalculations made on TT-Cloud side and check the table please – maybe it is better to move some info like bands length into technology description and save here only what you obtain from Cloud – already recalculated. So, think about this table. My first idea was that we can use indexes of measured parameters in the next section with all equations…</w:t>
      </w:r>
    </w:p>
  </w:comment>
  <w:comment w:initials="АЯ" w:author="Алексей Ярославцев" w:date="2020-04-25T18:14:00Z" w:id="273">
    <w:p w:rsidR="00FE4A5B" w:rsidRDefault="00FE4A5B" w14:paraId="11C92B59" w14:textId="7F89EF58">
      <w:pPr>
        <w:pStyle w:val="a8"/>
      </w:pPr>
      <w:r>
        <w:rPr>
          <w:rStyle w:val="a7"/>
        </w:rPr>
        <w:annotationRef/>
      </w:r>
      <w:r>
        <w:t>Tried, but not sure that it is best description</w:t>
      </w:r>
    </w:p>
  </w:comment>
  <w:comment w:initials="VM" w:author="Victor Matasov" w:date="2020-04-24T20:56:00Z" w:id="275">
    <w:p w:rsidRPr="00F0605C" w:rsidR="00FE4A5B" w:rsidRDefault="00FE4A5B" w14:paraId="2F24A2A5" w14:textId="77777777">
      <w:pPr>
        <w:pStyle w:val="a8"/>
      </w:pPr>
      <w:r>
        <w:rPr>
          <w:rStyle w:val="a7"/>
        </w:rPr>
        <w:annotationRef/>
      </w:r>
      <w:r>
        <w:t>Alex, please check my interpretation and give the exact name for this graph, And also check the air temperature (black line) for LARIX</w:t>
      </w:r>
    </w:p>
  </w:comment>
  <w:comment w:initials="VM" w:author="Victor Matasov" w:date="2020-04-24T13:55:00Z" w:id="276">
    <w:p w:rsidR="00FE4A5B" w:rsidRDefault="00FE4A5B" w14:paraId="2B8052F5" w14:textId="77777777">
      <w:pPr>
        <w:pStyle w:val="a8"/>
      </w:pPr>
      <w:r>
        <w:rPr>
          <w:rStyle w:val="a7"/>
        </w:rPr>
        <w:annotationRef/>
      </w:r>
      <w:r>
        <w:t>What was happened on 23-25 Aug – which resulted in some inverse dynamics? I do not clearly understand – please check the graph and add explanation somewhere here</w:t>
      </w:r>
    </w:p>
  </w:comment>
  <w:comment w:initials="VM" w:author="Victor Matasov" w:date="2020-04-24T23:34:00Z" w:id="277">
    <w:p w:rsidR="005D62CE" w:rsidP="005D62CE" w:rsidRDefault="005D62CE" w14:paraId="73BD93A7" w14:textId="77777777">
      <w:pPr>
        <w:pStyle w:val="a8"/>
      </w:pPr>
      <w:r>
        <w:rPr>
          <w:rStyle w:val="a7"/>
        </w:rPr>
        <w:annotationRef/>
      </w:r>
      <w:r>
        <w:t>Check this calculations please</w:t>
      </w:r>
    </w:p>
  </w:comment>
  <w:comment w:initials="VM" w:author="Victor Matasov" w:date="2020-04-24T20:13:00Z" w:id="279">
    <w:p w:rsidRPr="008C46BC" w:rsidR="00FE4A5B" w:rsidP="005A64CA" w:rsidRDefault="00FE4A5B" w14:paraId="449377FE" w14:textId="77777777">
      <w:pPr>
        <w:spacing w:after="0"/>
        <w:ind w:firstLine="720"/>
        <w:rPr>
          <w:rFonts w:ascii="Times New Roman" w:hAnsi="Times New Roman" w:eastAsia="Times New Roman" w:cs="Times New Roman"/>
          <w:sz w:val="24"/>
          <w:szCs w:val="24"/>
        </w:rPr>
      </w:pPr>
      <w:r>
        <w:rPr>
          <w:rStyle w:val="a7"/>
        </w:rPr>
        <w:annotationRef/>
      </w:r>
      <w:r>
        <w:rPr>
          <w:rFonts w:ascii="Times New Roman" w:hAnsi="Times New Roman" w:eastAsia="Times New Roman" w:cs="Times New Roman"/>
          <w:sz w:val="24"/>
          <w:szCs w:val="24"/>
        </w:rPr>
        <w:t>Maybe to show the graph of concentrations?</w:t>
      </w:r>
      <w:r w:rsidRPr="008C46BC">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Here is something wrong in the non-leaves period!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1044A4" w15:done="0"/>
  <w15:commentEx w15:paraId="1E26192D" w15:done="0"/>
  <w15:commentEx w15:paraId="36A0A5C5" w15:done="0"/>
  <w15:commentEx w15:paraId="4C0448EA" w15:done="0"/>
  <w15:commentEx w15:paraId="5B6E0462" w15:done="0"/>
  <w15:commentEx w15:paraId="26AB1977" w15:done="0"/>
  <w15:commentEx w15:paraId="0CFCB95C" w15:done="0"/>
  <w15:commentEx w15:paraId="565FAAB4" w15:done="0"/>
  <w15:commentEx w15:paraId="11C92B59" w15:paraIdParent="565FAAB4" w15:done="0"/>
  <w15:commentEx w15:paraId="2F24A2A5" w15:done="0"/>
  <w15:commentEx w15:paraId="2B8052F5" w15:done="0"/>
  <w15:commentEx w15:paraId="73BD93A7" w15:done="0"/>
  <w15:commentEx w15:paraId="449377F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1044A4" w16cid:durableId="224EE1E3"/>
  <w16cid:commentId w16cid:paraId="1E26192D" w16cid:durableId="224EE39A"/>
  <w16cid:commentId w16cid:paraId="36A0A5C5" w16cid:durableId="224EE714"/>
  <w16cid:commentId w16cid:paraId="4C0448EA" w16cid:durableId="224EDF2C"/>
  <w16cid:commentId w16cid:paraId="5B6E0462" w16cid:durableId="224EDF2D"/>
  <w16cid:commentId w16cid:paraId="26AB1977" w16cid:durableId="224EDF35"/>
  <w16cid:commentId w16cid:paraId="0CFCB95C" w16cid:durableId="224EDF2E"/>
  <w16cid:commentId w16cid:paraId="565FAAB4" w16cid:durableId="224EDF34"/>
  <w16cid:commentId w16cid:paraId="11C92B59" w16cid:durableId="224EFC6A"/>
  <w16cid:commentId w16cid:paraId="2F24A2A5" w16cid:durableId="224EDF2F"/>
  <w16cid:commentId w16cid:paraId="2B8052F5" w16cid:durableId="224EDF30"/>
  <w16cid:commentId w16cid:paraId="73BD93A7" w16cid:durableId="224EDF31"/>
  <w16cid:commentId w16cid:paraId="449377FE" w16cid:durableId="224EDF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31D5" w:rsidP="00E10EEC" w:rsidRDefault="002E31D5" w14:paraId="1ECD364B" w14:textId="77777777">
      <w:pPr>
        <w:spacing w:after="0" w:line="240" w:lineRule="auto"/>
      </w:pPr>
      <w:r>
        <w:separator/>
      </w:r>
    </w:p>
  </w:endnote>
  <w:endnote w:type="continuationSeparator" w:id="0">
    <w:p w:rsidR="002E31D5" w:rsidP="00E10EEC" w:rsidRDefault="002E31D5" w14:paraId="7B52970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CC"/>
    <w:family w:val="roman"/>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yandex-sans">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31D5" w:rsidP="00E10EEC" w:rsidRDefault="002E31D5" w14:paraId="63344BCA" w14:textId="77777777">
      <w:pPr>
        <w:spacing w:after="0" w:line="240" w:lineRule="auto"/>
      </w:pPr>
      <w:r>
        <w:separator/>
      </w:r>
    </w:p>
  </w:footnote>
  <w:footnote w:type="continuationSeparator" w:id="0">
    <w:p w:rsidR="002E31D5" w:rsidP="00E10EEC" w:rsidRDefault="002E31D5" w14:paraId="564E70CA"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F648E"/>
    <w:multiLevelType w:val="multilevel"/>
    <w:tmpl w:val="AC8C27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E73500"/>
    <w:multiLevelType w:val="multilevel"/>
    <w:tmpl w:val="15DE5F0E"/>
    <w:lvl w:ilvl="0">
      <w:start w:val="1"/>
      <w:numFmt w:val="bullet"/>
      <w:lvlText w:val=""/>
      <w:lvlJc w:val="left"/>
      <w:pPr>
        <w:ind w:left="720" w:hanging="360"/>
      </w:pPr>
      <w:rPr>
        <w:rFonts w:ascii="Calibri" w:hAnsi="Calibri" w:eastAsia="Calibri" w:cs="Calibri"/>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4C1036BA"/>
    <w:multiLevelType w:val="multilevel"/>
    <w:tmpl w:val="4A4E258A"/>
    <w:lvl w:ilvl="0">
      <w:start w:val="1"/>
      <w:numFmt w:val="decimal"/>
      <w:lvlText w:val="%1."/>
      <w:lvlJc w:val="left"/>
      <w:pPr>
        <w:ind w:left="928" w:hanging="360"/>
      </w:pPr>
      <w:rPr>
        <w:rFonts w:hint="default"/>
      </w:rPr>
    </w:lvl>
    <w:lvl w:ilvl="1">
      <w:start w:val="2"/>
      <w:numFmt w:val="decimal"/>
      <w:lvlText w:val="%1.%2."/>
      <w:lvlJc w:val="left"/>
      <w:pPr>
        <w:ind w:left="1348" w:hanging="600"/>
      </w:pPr>
      <w:rPr/>
    </w:lvl>
    <w:lvl w:ilvl="2">
      <w:start w:val="2"/>
      <w:numFmt w:val="decimal"/>
      <w:isLgl/>
      <w:lvlText w:val="%1.%2.%3."/>
      <w:lvlJc w:val="left"/>
      <w:pPr>
        <w:ind w:left="1648" w:hanging="720"/>
      </w:pPr>
      <w:rPr>
        <w:rFonts w:hint="default"/>
      </w:rPr>
    </w:lvl>
    <w:lvl w:ilvl="3">
      <w:start w:val="1"/>
      <w:numFmt w:val="decimal"/>
      <w:isLgl/>
      <w:lvlText w:val="%1.%2.%3.%4."/>
      <w:lvlJc w:val="left"/>
      <w:pPr>
        <w:ind w:left="1828" w:hanging="720"/>
      </w:pPr>
      <w:rPr>
        <w:rFonts w:hint="default"/>
      </w:rPr>
    </w:lvl>
    <w:lvl w:ilvl="4">
      <w:start w:val="1"/>
      <w:numFmt w:val="decimal"/>
      <w:isLgl/>
      <w:lvlText w:val="%1.%2.%3.%4.%5."/>
      <w:lvlJc w:val="left"/>
      <w:pPr>
        <w:ind w:left="2368" w:hanging="1080"/>
      </w:pPr>
      <w:rPr>
        <w:rFonts w:hint="default"/>
      </w:rPr>
    </w:lvl>
    <w:lvl w:ilvl="5">
      <w:start w:val="1"/>
      <w:numFmt w:val="decimal"/>
      <w:isLgl/>
      <w:lvlText w:val="%1.%2.%3.%4.%5.%6."/>
      <w:lvlJc w:val="left"/>
      <w:pPr>
        <w:ind w:left="2548" w:hanging="1080"/>
      </w:pPr>
      <w:rPr>
        <w:rFonts w:hint="default"/>
      </w:rPr>
    </w:lvl>
    <w:lvl w:ilvl="6">
      <w:start w:val="1"/>
      <w:numFmt w:val="decimal"/>
      <w:isLgl/>
      <w:lvlText w:val="%1.%2.%3.%4.%5.%6.%7."/>
      <w:lvlJc w:val="left"/>
      <w:pPr>
        <w:ind w:left="3088" w:hanging="1440"/>
      </w:pPr>
      <w:rPr>
        <w:rFonts w:hint="default"/>
      </w:rPr>
    </w:lvl>
    <w:lvl w:ilvl="7">
      <w:start w:val="1"/>
      <w:numFmt w:val="decimal"/>
      <w:isLgl/>
      <w:lvlText w:val="%1.%2.%3.%4.%5.%6.%7.%8."/>
      <w:lvlJc w:val="left"/>
      <w:pPr>
        <w:ind w:left="3268" w:hanging="1440"/>
      </w:pPr>
      <w:rPr>
        <w:rFonts w:hint="default"/>
      </w:rPr>
    </w:lvl>
    <w:lvl w:ilvl="8">
      <w:start w:val="1"/>
      <w:numFmt w:val="decimal"/>
      <w:isLgl/>
      <w:lvlText w:val="%1.%2.%3.%4.%5.%6.%7.%8.%9."/>
      <w:lvlJc w:val="left"/>
      <w:pPr>
        <w:ind w:left="3808" w:hanging="1800"/>
      </w:pPr>
      <w:rPr>
        <w:rFont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Алексей Ярославцев">
    <w15:presenceInfo w15:providerId="Windows Live" w15:userId="8722287082bf4b61"/>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759"/>
    <w:rsid w:val="00022855"/>
    <w:rsid w:val="00046453"/>
    <w:rsid w:val="000521FC"/>
    <w:rsid w:val="000643A1"/>
    <w:rsid w:val="00065D10"/>
    <w:rsid w:val="00085C49"/>
    <w:rsid w:val="000936AE"/>
    <w:rsid w:val="000A075E"/>
    <w:rsid w:val="000A4613"/>
    <w:rsid w:val="000B324E"/>
    <w:rsid w:val="000C27A7"/>
    <w:rsid w:val="000D6FA9"/>
    <w:rsid w:val="000E1672"/>
    <w:rsid w:val="000E3FEF"/>
    <w:rsid w:val="00100303"/>
    <w:rsid w:val="001146ED"/>
    <w:rsid w:val="00134082"/>
    <w:rsid w:val="00150077"/>
    <w:rsid w:val="00150B2C"/>
    <w:rsid w:val="00175DFD"/>
    <w:rsid w:val="00180C42"/>
    <w:rsid w:val="00191F40"/>
    <w:rsid w:val="00196B96"/>
    <w:rsid w:val="001A7783"/>
    <w:rsid w:val="001C38DD"/>
    <w:rsid w:val="001D6764"/>
    <w:rsid w:val="001E5E1D"/>
    <w:rsid w:val="0020048C"/>
    <w:rsid w:val="00207112"/>
    <w:rsid w:val="00216FE1"/>
    <w:rsid w:val="00227CF1"/>
    <w:rsid w:val="0025283E"/>
    <w:rsid w:val="002678F3"/>
    <w:rsid w:val="0027302F"/>
    <w:rsid w:val="00280DD9"/>
    <w:rsid w:val="00285CB4"/>
    <w:rsid w:val="00290198"/>
    <w:rsid w:val="00293F72"/>
    <w:rsid w:val="0029645E"/>
    <w:rsid w:val="002D6BC8"/>
    <w:rsid w:val="002E31D5"/>
    <w:rsid w:val="002E68F6"/>
    <w:rsid w:val="002F4D65"/>
    <w:rsid w:val="00305E07"/>
    <w:rsid w:val="00306544"/>
    <w:rsid w:val="00312C81"/>
    <w:rsid w:val="00321759"/>
    <w:rsid w:val="00343699"/>
    <w:rsid w:val="00360CAC"/>
    <w:rsid w:val="003723ED"/>
    <w:rsid w:val="00373C5B"/>
    <w:rsid w:val="00381D5A"/>
    <w:rsid w:val="003A2958"/>
    <w:rsid w:val="003C30A6"/>
    <w:rsid w:val="003F4AEE"/>
    <w:rsid w:val="00416D6A"/>
    <w:rsid w:val="00421097"/>
    <w:rsid w:val="00437DF0"/>
    <w:rsid w:val="004438A4"/>
    <w:rsid w:val="004656A4"/>
    <w:rsid w:val="00465DD9"/>
    <w:rsid w:val="004660FE"/>
    <w:rsid w:val="004B26BE"/>
    <w:rsid w:val="004E1C43"/>
    <w:rsid w:val="004E3507"/>
    <w:rsid w:val="004E3B0A"/>
    <w:rsid w:val="004F45F8"/>
    <w:rsid w:val="00504335"/>
    <w:rsid w:val="00507CED"/>
    <w:rsid w:val="00524ECD"/>
    <w:rsid w:val="00541A04"/>
    <w:rsid w:val="00574535"/>
    <w:rsid w:val="0057577F"/>
    <w:rsid w:val="00576E3B"/>
    <w:rsid w:val="005A1218"/>
    <w:rsid w:val="005A64CA"/>
    <w:rsid w:val="005C1798"/>
    <w:rsid w:val="005C5E9D"/>
    <w:rsid w:val="005D62CE"/>
    <w:rsid w:val="005D6428"/>
    <w:rsid w:val="005E1B10"/>
    <w:rsid w:val="005F7742"/>
    <w:rsid w:val="006078A6"/>
    <w:rsid w:val="006447BC"/>
    <w:rsid w:val="00647620"/>
    <w:rsid w:val="006613D5"/>
    <w:rsid w:val="00662EE9"/>
    <w:rsid w:val="0066682F"/>
    <w:rsid w:val="00683D4D"/>
    <w:rsid w:val="00694084"/>
    <w:rsid w:val="006B5389"/>
    <w:rsid w:val="006C1541"/>
    <w:rsid w:val="006D1FF7"/>
    <w:rsid w:val="006D4A13"/>
    <w:rsid w:val="006E32F4"/>
    <w:rsid w:val="006F75E1"/>
    <w:rsid w:val="00707780"/>
    <w:rsid w:val="007271B5"/>
    <w:rsid w:val="00730F1A"/>
    <w:rsid w:val="0077191C"/>
    <w:rsid w:val="00777205"/>
    <w:rsid w:val="00795334"/>
    <w:rsid w:val="007B5295"/>
    <w:rsid w:val="007C557A"/>
    <w:rsid w:val="007F2074"/>
    <w:rsid w:val="008027A8"/>
    <w:rsid w:val="0080697E"/>
    <w:rsid w:val="00806DDE"/>
    <w:rsid w:val="0081280B"/>
    <w:rsid w:val="00843960"/>
    <w:rsid w:val="00853AC1"/>
    <w:rsid w:val="008659E7"/>
    <w:rsid w:val="00871684"/>
    <w:rsid w:val="0087181F"/>
    <w:rsid w:val="00876D75"/>
    <w:rsid w:val="0089775C"/>
    <w:rsid w:val="008A1731"/>
    <w:rsid w:val="008C338F"/>
    <w:rsid w:val="008C46BC"/>
    <w:rsid w:val="008C478E"/>
    <w:rsid w:val="008D4FFD"/>
    <w:rsid w:val="008D6B3F"/>
    <w:rsid w:val="00900D61"/>
    <w:rsid w:val="009149D9"/>
    <w:rsid w:val="009156B0"/>
    <w:rsid w:val="00926114"/>
    <w:rsid w:val="009300B3"/>
    <w:rsid w:val="0094298D"/>
    <w:rsid w:val="00947EE5"/>
    <w:rsid w:val="00972A3F"/>
    <w:rsid w:val="00974279"/>
    <w:rsid w:val="00983329"/>
    <w:rsid w:val="009A2819"/>
    <w:rsid w:val="009C2C8B"/>
    <w:rsid w:val="009C7B00"/>
    <w:rsid w:val="009E4150"/>
    <w:rsid w:val="00A11C13"/>
    <w:rsid w:val="00A44E5E"/>
    <w:rsid w:val="00A47DF4"/>
    <w:rsid w:val="00A55798"/>
    <w:rsid w:val="00A55DA5"/>
    <w:rsid w:val="00A8735B"/>
    <w:rsid w:val="00A91143"/>
    <w:rsid w:val="00A92C28"/>
    <w:rsid w:val="00AA1824"/>
    <w:rsid w:val="00AB0FF3"/>
    <w:rsid w:val="00AC0807"/>
    <w:rsid w:val="00AC14A4"/>
    <w:rsid w:val="00AF0258"/>
    <w:rsid w:val="00AF1ED9"/>
    <w:rsid w:val="00B00DD3"/>
    <w:rsid w:val="00B51E72"/>
    <w:rsid w:val="00B63109"/>
    <w:rsid w:val="00B75BE3"/>
    <w:rsid w:val="00BF4985"/>
    <w:rsid w:val="00C058EB"/>
    <w:rsid w:val="00C22360"/>
    <w:rsid w:val="00C444F0"/>
    <w:rsid w:val="00C73913"/>
    <w:rsid w:val="00C76D48"/>
    <w:rsid w:val="00C96FCD"/>
    <w:rsid w:val="00CC1EE3"/>
    <w:rsid w:val="00CE414D"/>
    <w:rsid w:val="00CF0BB3"/>
    <w:rsid w:val="00CF5F5C"/>
    <w:rsid w:val="00D07E28"/>
    <w:rsid w:val="00D12ABE"/>
    <w:rsid w:val="00D244A4"/>
    <w:rsid w:val="00D2592E"/>
    <w:rsid w:val="00D428FB"/>
    <w:rsid w:val="00D45467"/>
    <w:rsid w:val="00D51C3D"/>
    <w:rsid w:val="00D56879"/>
    <w:rsid w:val="00D63966"/>
    <w:rsid w:val="00D7217A"/>
    <w:rsid w:val="00D77250"/>
    <w:rsid w:val="00D87B8E"/>
    <w:rsid w:val="00D87C11"/>
    <w:rsid w:val="00DD3DDC"/>
    <w:rsid w:val="00E01B62"/>
    <w:rsid w:val="00E05F1D"/>
    <w:rsid w:val="00E10EEC"/>
    <w:rsid w:val="00E363DE"/>
    <w:rsid w:val="00E36C13"/>
    <w:rsid w:val="00E427CB"/>
    <w:rsid w:val="00E51496"/>
    <w:rsid w:val="00E6034C"/>
    <w:rsid w:val="00EA0109"/>
    <w:rsid w:val="00EA311D"/>
    <w:rsid w:val="00EA66B8"/>
    <w:rsid w:val="00EF056B"/>
    <w:rsid w:val="00F01B59"/>
    <w:rsid w:val="00F0605C"/>
    <w:rsid w:val="00F102D5"/>
    <w:rsid w:val="00F157C3"/>
    <w:rsid w:val="00F16A13"/>
    <w:rsid w:val="00F22F79"/>
    <w:rsid w:val="00F2341F"/>
    <w:rsid w:val="00F327CE"/>
    <w:rsid w:val="00F5280C"/>
    <w:rsid w:val="00F744F2"/>
    <w:rsid w:val="00F902A5"/>
    <w:rsid w:val="00FA32C6"/>
    <w:rsid w:val="00FB1AB3"/>
    <w:rsid w:val="00FB39AC"/>
    <w:rsid w:val="00FB523C"/>
    <w:rsid w:val="00FB71A9"/>
    <w:rsid w:val="00FC030C"/>
    <w:rsid w:val="00FC2A56"/>
    <w:rsid w:val="00FC5DDC"/>
    <w:rsid w:val="00FC5FFC"/>
    <w:rsid w:val="00FC7F09"/>
    <w:rsid w:val="00FE1630"/>
    <w:rsid w:val="00FE3B78"/>
    <w:rsid w:val="00FE4A5B"/>
    <w:rsid w:val="1904E6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6DBDC"/>
  <w15:docId w15:val="{144F8139-463A-4E9B-8C20-7770C484398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Calibri" w:hAnsi="Calibri" w:eastAsia="Calibri" w:cs="Calibri"/>
        <w:sz w:val="22"/>
        <w:szCs w:val="22"/>
        <w:lang w:val="en-US" w:eastAsia="ru-RU"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a" w:default="1">
    <w:name w:val="Normal"/>
    <w:qFormat/>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styleId="a0" w:default="1">
    <w:name w:val="Default Paragraph Font"/>
    <w:uiPriority w:val="1"/>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table" w:styleId="TableNormal" w:customStyle="1">
    <w:name w:val="Normal Table0"/>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table" w:styleId="TableNormal2" w:customStyle="1">
    <w:name w:val="Table Normal2"/>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character" w:styleId="a4">
    <w:name w:val="Hyperlink"/>
    <w:basedOn w:val="a0"/>
    <w:uiPriority w:val="99"/>
    <w:unhideWhenUsed/>
    <w:rsid w:val="00544EFD"/>
    <w:rPr>
      <w:color w:val="0000FF" w:themeColor="hyperlink"/>
      <w:u w:val="single"/>
    </w:rPr>
  </w:style>
  <w:style w:type="paragraph" w:styleId="a5">
    <w:name w:val="List Paragraph"/>
    <w:basedOn w:val="a"/>
    <w:uiPriority w:val="34"/>
    <w:qFormat/>
    <w:rsid w:val="00D912EC"/>
    <w:pPr>
      <w:ind w:left="720"/>
      <w:contextualSpacing/>
    </w:pPr>
  </w:style>
  <w:style w:type="table" w:styleId="a6">
    <w:name w:val="Table Grid"/>
    <w:basedOn w:val="a1"/>
    <w:uiPriority w:val="59"/>
    <w:rsid w:val="0005320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7">
    <w:name w:val="annotation reference"/>
    <w:uiPriority w:val="99"/>
    <w:semiHidden/>
    <w:unhideWhenUsed/>
    <w:rPr>
      <w:sz w:val="16"/>
      <w:szCs w:val="16"/>
    </w:rPr>
  </w:style>
  <w:style w:type="paragraph" w:styleId="a8">
    <w:name w:val="annotation text"/>
    <w:link w:val="10"/>
    <w:uiPriority w:val="99"/>
    <w:semiHidden/>
    <w:unhideWhenUsed/>
    <w:pPr>
      <w:spacing w:line="240" w:lineRule="auto"/>
    </w:pPr>
    <w:rPr>
      <w:sz w:val="20"/>
      <w:szCs w:val="20"/>
    </w:rPr>
  </w:style>
  <w:style w:type="character" w:styleId="a9" w:customStyle="1">
    <w:name w:val="Текст примечания Знак"/>
    <w:basedOn w:val="a0"/>
    <w:uiPriority w:val="99"/>
    <w:semiHidden/>
    <w:rsid w:val="0008138A"/>
    <w:rPr>
      <w:sz w:val="20"/>
      <w:szCs w:val="20"/>
    </w:rPr>
  </w:style>
  <w:style w:type="paragraph" w:styleId="aa">
    <w:name w:val="annotation subject"/>
    <w:basedOn w:val="a8"/>
    <w:next w:val="a8"/>
    <w:link w:val="11"/>
    <w:uiPriority w:val="99"/>
    <w:semiHidden/>
    <w:unhideWhenUsed/>
    <w:rPr>
      <w:b/>
      <w:bCs/>
    </w:rPr>
  </w:style>
  <w:style w:type="character" w:styleId="ab" w:customStyle="1">
    <w:name w:val="Тема примечания Знак"/>
    <w:basedOn w:val="a9"/>
    <w:uiPriority w:val="99"/>
    <w:semiHidden/>
    <w:rsid w:val="0008138A"/>
    <w:rPr>
      <w:b/>
      <w:bCs/>
      <w:sz w:val="20"/>
      <w:szCs w:val="20"/>
    </w:rPr>
  </w:style>
  <w:style w:type="paragraph" w:styleId="ac">
    <w:name w:val="Balloon Text"/>
    <w:basedOn w:val="a"/>
    <w:link w:val="ad"/>
    <w:uiPriority w:val="99"/>
    <w:semiHidden/>
    <w:unhideWhenUsed/>
    <w:rsid w:val="0008138A"/>
    <w:pPr>
      <w:spacing w:after="0" w:line="240" w:lineRule="auto"/>
    </w:pPr>
    <w:rPr>
      <w:rFonts w:ascii="Tahoma" w:hAnsi="Tahoma" w:cs="Tahoma"/>
      <w:sz w:val="16"/>
      <w:szCs w:val="16"/>
    </w:rPr>
  </w:style>
  <w:style w:type="character" w:styleId="ad" w:customStyle="1">
    <w:name w:val="Текст выноски Знак"/>
    <w:basedOn w:val="a0"/>
    <w:link w:val="ac"/>
    <w:uiPriority w:val="99"/>
    <w:semiHidden/>
    <w:rsid w:val="0008138A"/>
    <w:rPr>
      <w:rFonts w:ascii="Tahoma" w:hAnsi="Tahoma" w:cs="Tahoma"/>
      <w:sz w:val="16"/>
      <w:szCs w:val="16"/>
    </w:rPr>
  </w:style>
  <w:style w:type="paragraph" w:styleId="ae">
    <w:name w:val="Subtitle"/>
    <w:basedOn w:val="a"/>
    <w:next w:val="a"/>
    <w:pPr>
      <w:keepNext/>
      <w:keepLines/>
      <w:spacing w:before="360" w:after="80"/>
    </w:pPr>
    <w:rPr>
      <w:rFonts w:ascii="Georgia" w:hAnsi="Georgia" w:eastAsia="Georgia" w:cs="Georgia"/>
      <w:i/>
      <w:color w:val="666666"/>
      <w:sz w:val="48"/>
      <w:szCs w:val="48"/>
    </w:rPr>
  </w:style>
  <w:style w:type="table" w:styleId="60" w:customStyle="1">
    <w:name w:val="6"/>
    <w:basedOn w:val="TableNormal1"/>
    <w:pPr>
      <w:spacing w:after="0" w:line="240" w:lineRule="auto"/>
    </w:pPr>
    <w:tblPr>
      <w:tblStyleRowBandSize w:val="1"/>
      <w:tblStyleColBandSize w:val="1"/>
      <w:tblCellMar>
        <w:left w:w="108" w:type="dxa"/>
        <w:right w:w="108" w:type="dxa"/>
      </w:tblCellMar>
    </w:tblPr>
  </w:style>
  <w:style w:type="table" w:styleId="50" w:customStyle="1">
    <w:name w:val="5"/>
    <w:basedOn w:val="TableNormal1"/>
    <w:pPr>
      <w:spacing w:after="0" w:line="240" w:lineRule="auto"/>
    </w:pPr>
    <w:tblPr>
      <w:tblStyleRowBandSize w:val="1"/>
      <w:tblStyleColBandSize w:val="1"/>
      <w:tblCellMar>
        <w:left w:w="108" w:type="dxa"/>
        <w:right w:w="108" w:type="dxa"/>
      </w:tblCellMar>
    </w:tblPr>
  </w:style>
  <w:style w:type="table" w:styleId="40" w:customStyle="1">
    <w:name w:val="4"/>
    <w:basedOn w:val="TableNormal1"/>
    <w:pPr>
      <w:spacing w:after="0" w:line="240" w:lineRule="auto"/>
    </w:pPr>
    <w:tblPr>
      <w:tblStyleRowBandSize w:val="1"/>
      <w:tblStyleColBandSize w:val="1"/>
      <w:tblCellMar>
        <w:left w:w="108" w:type="dxa"/>
        <w:right w:w="108" w:type="dxa"/>
      </w:tblCellMar>
    </w:tblPr>
  </w:style>
  <w:style w:type="table" w:styleId="30" w:customStyle="1">
    <w:name w:val="3"/>
    <w:basedOn w:val="TableNormal1"/>
    <w:pPr>
      <w:spacing w:after="0" w:line="240" w:lineRule="auto"/>
    </w:pPr>
    <w:tblPr>
      <w:tblStyleRowBandSize w:val="1"/>
      <w:tblStyleColBandSize w:val="1"/>
      <w:tblCellMar>
        <w:left w:w="108" w:type="dxa"/>
        <w:right w:w="108" w:type="dxa"/>
      </w:tblCellMar>
    </w:tblPr>
  </w:style>
  <w:style w:type="character" w:styleId="af">
    <w:name w:val="FollowedHyperlink"/>
    <w:basedOn w:val="a0"/>
    <w:uiPriority w:val="99"/>
    <w:semiHidden/>
    <w:unhideWhenUsed/>
    <w:rsid w:val="00C14D33"/>
    <w:rPr>
      <w:color w:val="800080" w:themeColor="followedHyperlink"/>
      <w:u w:val="single"/>
    </w:rPr>
  </w:style>
  <w:style w:type="paragraph" w:styleId="af0">
    <w:name w:val="Bibliography"/>
    <w:basedOn w:val="a"/>
    <w:next w:val="a"/>
    <w:uiPriority w:val="37"/>
    <w:unhideWhenUsed/>
    <w:rsid w:val="00236E8C"/>
    <w:pPr>
      <w:spacing w:after="240" w:line="240" w:lineRule="auto"/>
      <w:ind w:left="720" w:hanging="720"/>
    </w:pPr>
  </w:style>
  <w:style w:type="table" w:styleId="20" w:customStyle="1">
    <w:name w:val="2"/>
    <w:basedOn w:val="TableNormal2"/>
    <w:pPr>
      <w:spacing w:after="0" w:line="240" w:lineRule="auto"/>
    </w:pPr>
    <w:tblPr>
      <w:tblStyleRowBandSize w:val="1"/>
      <w:tblStyleColBandSize w:val="1"/>
      <w:tblCellMar>
        <w:left w:w="108" w:type="dxa"/>
        <w:right w:w="108" w:type="dxa"/>
      </w:tblCellMar>
    </w:tblPr>
  </w:style>
  <w:style w:type="table" w:styleId="12" w:customStyle="1">
    <w:name w:val="1"/>
    <w:basedOn w:val="TableNormal2"/>
    <w:pPr>
      <w:spacing w:after="0" w:line="240" w:lineRule="auto"/>
    </w:pPr>
    <w:tblPr>
      <w:tblStyleRowBandSize w:val="1"/>
      <w:tblStyleColBandSize w:val="1"/>
      <w:tblCellMar>
        <w:left w:w="108" w:type="dxa"/>
        <w:right w:w="108" w:type="dxa"/>
      </w:tblCellMar>
    </w:tblPr>
  </w:style>
  <w:style w:type="paragraph" w:styleId="af1">
    <w:name w:val="header"/>
    <w:basedOn w:val="a"/>
    <w:link w:val="af2"/>
    <w:uiPriority w:val="99"/>
    <w:unhideWhenUsed/>
    <w:rsid w:val="00E10EEC"/>
    <w:pPr>
      <w:tabs>
        <w:tab w:val="center" w:pos="4677"/>
        <w:tab w:val="right" w:pos="9355"/>
      </w:tabs>
      <w:spacing w:after="0" w:line="240" w:lineRule="auto"/>
    </w:pPr>
  </w:style>
  <w:style w:type="character" w:styleId="af2" w:customStyle="1">
    <w:name w:val="Верхний колонтитул Знак"/>
    <w:basedOn w:val="a0"/>
    <w:link w:val="af1"/>
    <w:uiPriority w:val="99"/>
    <w:rsid w:val="00E10EEC"/>
  </w:style>
  <w:style w:type="paragraph" w:styleId="af3">
    <w:name w:val="footer"/>
    <w:basedOn w:val="a"/>
    <w:link w:val="af4"/>
    <w:uiPriority w:val="99"/>
    <w:unhideWhenUsed/>
    <w:rsid w:val="00E10EEC"/>
    <w:pPr>
      <w:tabs>
        <w:tab w:val="center" w:pos="4677"/>
        <w:tab w:val="right" w:pos="9355"/>
      </w:tabs>
      <w:spacing w:after="0" w:line="240" w:lineRule="auto"/>
    </w:pPr>
  </w:style>
  <w:style w:type="character" w:styleId="af4" w:customStyle="1">
    <w:name w:val="Нижний колонтитул Знак"/>
    <w:basedOn w:val="a0"/>
    <w:link w:val="af3"/>
    <w:uiPriority w:val="99"/>
    <w:rsid w:val="00E10EEC"/>
  </w:style>
  <w:style w:type="character" w:styleId="wmi-callto" w:customStyle="1">
    <w:name w:val="wmi-callto"/>
    <w:basedOn w:val="a0"/>
    <w:rsid w:val="00F22F79"/>
  </w:style>
  <w:style w:type="paragraph" w:styleId="af5">
    <w:name w:val="Normal (Web)"/>
    <w:basedOn w:val="a"/>
    <w:uiPriority w:val="99"/>
    <w:unhideWhenUsed/>
    <w:rsid w:val="00175DFD"/>
    <w:pPr>
      <w:spacing w:before="100" w:beforeAutospacing="1" w:after="100" w:afterAutospacing="1" w:line="240" w:lineRule="auto"/>
    </w:pPr>
    <w:rPr>
      <w:rFonts w:ascii="Times New Roman" w:hAnsi="Times New Roman" w:eastAsia="Times New Roman" w:cs="Times New Roman"/>
      <w:sz w:val="24"/>
      <w:szCs w:val="24"/>
      <w:lang w:val="ru-RU" w:eastAsia="en-GB"/>
    </w:rPr>
  </w:style>
  <w:style w:type="character" w:styleId="apple-converted-space" w:customStyle="1">
    <w:name w:val="apple-converted-space"/>
    <w:basedOn w:val="a0"/>
    <w:rsid w:val="00175DFD"/>
  </w:style>
  <w:style w:type="character" w:styleId="11" w:customStyle="1">
    <w:name w:val="Тема примечания Знак1"/>
    <w:basedOn w:val="10"/>
    <w:link w:val="aa"/>
    <w:uiPriority w:val="99"/>
    <w:semiHidden/>
    <w:rPr>
      <w:b/>
      <w:bCs/>
      <w:sz w:val="20"/>
      <w:szCs w:val="20"/>
    </w:rPr>
  </w:style>
  <w:style w:type="character" w:styleId="10" w:customStyle="1">
    <w:name w:val="Текст примечания Знак1"/>
    <w:link w:val="a8"/>
    <w:uiPriority w:val="99"/>
    <w:semiHidden/>
    <w:rPr>
      <w:sz w:val="20"/>
      <w:szCs w:val="20"/>
    </w:rPr>
  </w:style>
  <w:style w:type="character" w:styleId="af6">
    <w:name w:val="Unresolved Mention"/>
    <w:basedOn w:val="a0"/>
    <w:uiPriority w:val="99"/>
    <w:semiHidden/>
    <w:unhideWhenUsed/>
    <w:rsid w:val="00900D61"/>
    <w:rPr>
      <w:color w:val="605E5C"/>
      <w:shd w:val="clear" w:color="auto" w:fill="E1DFDD"/>
    </w:rPr>
  </w:style>
  <w:style w:type="character" w:styleId="af7">
    <w:name w:val="Placeholder Text"/>
    <w:basedOn w:val="a0"/>
    <w:uiPriority w:val="99"/>
    <w:semiHidden/>
    <w:rsid w:val="008C33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373">
      <w:bodyDiv w:val="1"/>
      <w:marLeft w:val="0"/>
      <w:marRight w:val="0"/>
      <w:marTop w:val="0"/>
      <w:marBottom w:val="0"/>
      <w:divBdr>
        <w:top w:val="none" w:sz="0" w:space="0" w:color="auto"/>
        <w:left w:val="none" w:sz="0" w:space="0" w:color="auto"/>
        <w:bottom w:val="none" w:sz="0" w:space="0" w:color="auto"/>
        <w:right w:val="none" w:sz="0" w:space="0" w:color="auto"/>
      </w:divBdr>
      <w:divsChild>
        <w:div w:id="194345415">
          <w:marLeft w:val="0"/>
          <w:marRight w:val="0"/>
          <w:marTop w:val="0"/>
          <w:marBottom w:val="0"/>
          <w:divBdr>
            <w:top w:val="none" w:sz="0" w:space="0" w:color="auto"/>
            <w:left w:val="none" w:sz="0" w:space="0" w:color="auto"/>
            <w:bottom w:val="none" w:sz="0" w:space="0" w:color="auto"/>
            <w:right w:val="none" w:sz="0" w:space="0" w:color="auto"/>
          </w:divBdr>
        </w:div>
        <w:div w:id="647632252">
          <w:marLeft w:val="0"/>
          <w:marRight w:val="0"/>
          <w:marTop w:val="0"/>
          <w:marBottom w:val="0"/>
          <w:divBdr>
            <w:top w:val="none" w:sz="0" w:space="0" w:color="auto"/>
            <w:left w:val="none" w:sz="0" w:space="0" w:color="auto"/>
            <w:bottom w:val="none" w:sz="0" w:space="0" w:color="auto"/>
            <w:right w:val="none" w:sz="0" w:space="0" w:color="auto"/>
          </w:divBdr>
          <w:divsChild>
            <w:div w:id="93592709">
              <w:marLeft w:val="0"/>
              <w:marRight w:val="0"/>
              <w:marTop w:val="0"/>
              <w:marBottom w:val="0"/>
              <w:divBdr>
                <w:top w:val="none" w:sz="0" w:space="0" w:color="auto"/>
                <w:left w:val="none" w:sz="0" w:space="0" w:color="auto"/>
                <w:bottom w:val="none" w:sz="0" w:space="0" w:color="auto"/>
                <w:right w:val="none" w:sz="0" w:space="0" w:color="auto"/>
              </w:divBdr>
            </w:div>
          </w:divsChild>
        </w:div>
        <w:div w:id="1456026918">
          <w:marLeft w:val="0"/>
          <w:marRight w:val="0"/>
          <w:marTop w:val="0"/>
          <w:marBottom w:val="0"/>
          <w:divBdr>
            <w:top w:val="none" w:sz="0" w:space="0" w:color="auto"/>
            <w:left w:val="none" w:sz="0" w:space="0" w:color="auto"/>
            <w:bottom w:val="none" w:sz="0" w:space="0" w:color="auto"/>
            <w:right w:val="none" w:sz="0" w:space="0" w:color="auto"/>
          </w:divBdr>
        </w:div>
        <w:div w:id="1968658094">
          <w:marLeft w:val="0"/>
          <w:marRight w:val="0"/>
          <w:marTop w:val="0"/>
          <w:marBottom w:val="0"/>
          <w:divBdr>
            <w:top w:val="none" w:sz="0" w:space="0" w:color="auto"/>
            <w:left w:val="none" w:sz="0" w:space="0" w:color="auto"/>
            <w:bottom w:val="none" w:sz="0" w:space="0" w:color="auto"/>
            <w:right w:val="none" w:sz="0" w:space="0" w:color="auto"/>
          </w:divBdr>
        </w:div>
      </w:divsChild>
    </w:div>
    <w:div w:id="48772596">
      <w:bodyDiv w:val="1"/>
      <w:marLeft w:val="0"/>
      <w:marRight w:val="0"/>
      <w:marTop w:val="0"/>
      <w:marBottom w:val="0"/>
      <w:divBdr>
        <w:top w:val="none" w:sz="0" w:space="0" w:color="auto"/>
        <w:left w:val="none" w:sz="0" w:space="0" w:color="auto"/>
        <w:bottom w:val="none" w:sz="0" w:space="0" w:color="auto"/>
        <w:right w:val="none" w:sz="0" w:space="0" w:color="auto"/>
      </w:divBdr>
    </w:div>
    <w:div w:id="55398037">
      <w:bodyDiv w:val="1"/>
      <w:marLeft w:val="0"/>
      <w:marRight w:val="0"/>
      <w:marTop w:val="0"/>
      <w:marBottom w:val="0"/>
      <w:divBdr>
        <w:top w:val="none" w:sz="0" w:space="0" w:color="auto"/>
        <w:left w:val="none" w:sz="0" w:space="0" w:color="auto"/>
        <w:bottom w:val="none" w:sz="0" w:space="0" w:color="auto"/>
        <w:right w:val="none" w:sz="0" w:space="0" w:color="auto"/>
      </w:divBdr>
    </w:div>
    <w:div w:id="71002756">
      <w:bodyDiv w:val="1"/>
      <w:marLeft w:val="0"/>
      <w:marRight w:val="0"/>
      <w:marTop w:val="0"/>
      <w:marBottom w:val="0"/>
      <w:divBdr>
        <w:top w:val="none" w:sz="0" w:space="0" w:color="auto"/>
        <w:left w:val="none" w:sz="0" w:space="0" w:color="auto"/>
        <w:bottom w:val="none" w:sz="0" w:space="0" w:color="auto"/>
        <w:right w:val="none" w:sz="0" w:space="0" w:color="auto"/>
      </w:divBdr>
    </w:div>
    <w:div w:id="198519469">
      <w:bodyDiv w:val="1"/>
      <w:marLeft w:val="0"/>
      <w:marRight w:val="0"/>
      <w:marTop w:val="0"/>
      <w:marBottom w:val="0"/>
      <w:divBdr>
        <w:top w:val="none" w:sz="0" w:space="0" w:color="auto"/>
        <w:left w:val="none" w:sz="0" w:space="0" w:color="auto"/>
        <w:bottom w:val="none" w:sz="0" w:space="0" w:color="auto"/>
        <w:right w:val="none" w:sz="0" w:space="0" w:color="auto"/>
      </w:divBdr>
    </w:div>
    <w:div w:id="223443950">
      <w:bodyDiv w:val="1"/>
      <w:marLeft w:val="0"/>
      <w:marRight w:val="0"/>
      <w:marTop w:val="0"/>
      <w:marBottom w:val="0"/>
      <w:divBdr>
        <w:top w:val="none" w:sz="0" w:space="0" w:color="auto"/>
        <w:left w:val="none" w:sz="0" w:space="0" w:color="auto"/>
        <w:bottom w:val="none" w:sz="0" w:space="0" w:color="auto"/>
        <w:right w:val="none" w:sz="0" w:space="0" w:color="auto"/>
      </w:divBdr>
    </w:div>
    <w:div w:id="304628076">
      <w:bodyDiv w:val="1"/>
      <w:marLeft w:val="0"/>
      <w:marRight w:val="0"/>
      <w:marTop w:val="0"/>
      <w:marBottom w:val="0"/>
      <w:divBdr>
        <w:top w:val="none" w:sz="0" w:space="0" w:color="auto"/>
        <w:left w:val="none" w:sz="0" w:space="0" w:color="auto"/>
        <w:bottom w:val="none" w:sz="0" w:space="0" w:color="auto"/>
        <w:right w:val="none" w:sz="0" w:space="0" w:color="auto"/>
      </w:divBdr>
    </w:div>
    <w:div w:id="305018080">
      <w:bodyDiv w:val="1"/>
      <w:marLeft w:val="0"/>
      <w:marRight w:val="0"/>
      <w:marTop w:val="0"/>
      <w:marBottom w:val="0"/>
      <w:divBdr>
        <w:top w:val="none" w:sz="0" w:space="0" w:color="auto"/>
        <w:left w:val="none" w:sz="0" w:space="0" w:color="auto"/>
        <w:bottom w:val="none" w:sz="0" w:space="0" w:color="auto"/>
        <w:right w:val="none" w:sz="0" w:space="0" w:color="auto"/>
      </w:divBdr>
    </w:div>
    <w:div w:id="312878171">
      <w:bodyDiv w:val="1"/>
      <w:marLeft w:val="0"/>
      <w:marRight w:val="0"/>
      <w:marTop w:val="0"/>
      <w:marBottom w:val="0"/>
      <w:divBdr>
        <w:top w:val="none" w:sz="0" w:space="0" w:color="auto"/>
        <w:left w:val="none" w:sz="0" w:space="0" w:color="auto"/>
        <w:bottom w:val="none" w:sz="0" w:space="0" w:color="auto"/>
        <w:right w:val="none" w:sz="0" w:space="0" w:color="auto"/>
      </w:divBdr>
    </w:div>
    <w:div w:id="478348698">
      <w:bodyDiv w:val="1"/>
      <w:marLeft w:val="0"/>
      <w:marRight w:val="0"/>
      <w:marTop w:val="0"/>
      <w:marBottom w:val="0"/>
      <w:divBdr>
        <w:top w:val="none" w:sz="0" w:space="0" w:color="auto"/>
        <w:left w:val="none" w:sz="0" w:space="0" w:color="auto"/>
        <w:bottom w:val="none" w:sz="0" w:space="0" w:color="auto"/>
        <w:right w:val="none" w:sz="0" w:space="0" w:color="auto"/>
      </w:divBdr>
    </w:div>
    <w:div w:id="495220280">
      <w:bodyDiv w:val="1"/>
      <w:marLeft w:val="0"/>
      <w:marRight w:val="0"/>
      <w:marTop w:val="0"/>
      <w:marBottom w:val="0"/>
      <w:divBdr>
        <w:top w:val="none" w:sz="0" w:space="0" w:color="auto"/>
        <w:left w:val="none" w:sz="0" w:space="0" w:color="auto"/>
        <w:bottom w:val="none" w:sz="0" w:space="0" w:color="auto"/>
        <w:right w:val="none" w:sz="0" w:space="0" w:color="auto"/>
      </w:divBdr>
    </w:div>
    <w:div w:id="567573571">
      <w:bodyDiv w:val="1"/>
      <w:marLeft w:val="0"/>
      <w:marRight w:val="0"/>
      <w:marTop w:val="0"/>
      <w:marBottom w:val="0"/>
      <w:divBdr>
        <w:top w:val="none" w:sz="0" w:space="0" w:color="auto"/>
        <w:left w:val="none" w:sz="0" w:space="0" w:color="auto"/>
        <w:bottom w:val="none" w:sz="0" w:space="0" w:color="auto"/>
        <w:right w:val="none" w:sz="0" w:space="0" w:color="auto"/>
      </w:divBdr>
    </w:div>
    <w:div w:id="691956424">
      <w:bodyDiv w:val="1"/>
      <w:marLeft w:val="0"/>
      <w:marRight w:val="0"/>
      <w:marTop w:val="0"/>
      <w:marBottom w:val="0"/>
      <w:divBdr>
        <w:top w:val="none" w:sz="0" w:space="0" w:color="auto"/>
        <w:left w:val="none" w:sz="0" w:space="0" w:color="auto"/>
        <w:bottom w:val="none" w:sz="0" w:space="0" w:color="auto"/>
        <w:right w:val="none" w:sz="0" w:space="0" w:color="auto"/>
      </w:divBdr>
    </w:div>
    <w:div w:id="704789156">
      <w:bodyDiv w:val="1"/>
      <w:marLeft w:val="0"/>
      <w:marRight w:val="0"/>
      <w:marTop w:val="0"/>
      <w:marBottom w:val="0"/>
      <w:divBdr>
        <w:top w:val="none" w:sz="0" w:space="0" w:color="auto"/>
        <w:left w:val="none" w:sz="0" w:space="0" w:color="auto"/>
        <w:bottom w:val="none" w:sz="0" w:space="0" w:color="auto"/>
        <w:right w:val="none" w:sz="0" w:space="0" w:color="auto"/>
      </w:divBdr>
    </w:div>
    <w:div w:id="710804149">
      <w:bodyDiv w:val="1"/>
      <w:marLeft w:val="0"/>
      <w:marRight w:val="0"/>
      <w:marTop w:val="0"/>
      <w:marBottom w:val="0"/>
      <w:divBdr>
        <w:top w:val="none" w:sz="0" w:space="0" w:color="auto"/>
        <w:left w:val="none" w:sz="0" w:space="0" w:color="auto"/>
        <w:bottom w:val="none" w:sz="0" w:space="0" w:color="auto"/>
        <w:right w:val="none" w:sz="0" w:space="0" w:color="auto"/>
      </w:divBdr>
    </w:div>
    <w:div w:id="802044839">
      <w:bodyDiv w:val="1"/>
      <w:marLeft w:val="0"/>
      <w:marRight w:val="0"/>
      <w:marTop w:val="0"/>
      <w:marBottom w:val="0"/>
      <w:divBdr>
        <w:top w:val="none" w:sz="0" w:space="0" w:color="auto"/>
        <w:left w:val="none" w:sz="0" w:space="0" w:color="auto"/>
        <w:bottom w:val="none" w:sz="0" w:space="0" w:color="auto"/>
        <w:right w:val="none" w:sz="0" w:space="0" w:color="auto"/>
      </w:divBdr>
    </w:div>
    <w:div w:id="881285223">
      <w:bodyDiv w:val="1"/>
      <w:marLeft w:val="0"/>
      <w:marRight w:val="0"/>
      <w:marTop w:val="0"/>
      <w:marBottom w:val="0"/>
      <w:divBdr>
        <w:top w:val="none" w:sz="0" w:space="0" w:color="auto"/>
        <w:left w:val="none" w:sz="0" w:space="0" w:color="auto"/>
        <w:bottom w:val="none" w:sz="0" w:space="0" w:color="auto"/>
        <w:right w:val="none" w:sz="0" w:space="0" w:color="auto"/>
      </w:divBdr>
    </w:div>
    <w:div w:id="888102908">
      <w:bodyDiv w:val="1"/>
      <w:marLeft w:val="0"/>
      <w:marRight w:val="0"/>
      <w:marTop w:val="0"/>
      <w:marBottom w:val="0"/>
      <w:divBdr>
        <w:top w:val="none" w:sz="0" w:space="0" w:color="auto"/>
        <w:left w:val="none" w:sz="0" w:space="0" w:color="auto"/>
        <w:bottom w:val="none" w:sz="0" w:space="0" w:color="auto"/>
        <w:right w:val="none" w:sz="0" w:space="0" w:color="auto"/>
      </w:divBdr>
    </w:div>
    <w:div w:id="904485318">
      <w:bodyDiv w:val="1"/>
      <w:marLeft w:val="0"/>
      <w:marRight w:val="0"/>
      <w:marTop w:val="0"/>
      <w:marBottom w:val="0"/>
      <w:divBdr>
        <w:top w:val="none" w:sz="0" w:space="0" w:color="auto"/>
        <w:left w:val="none" w:sz="0" w:space="0" w:color="auto"/>
        <w:bottom w:val="none" w:sz="0" w:space="0" w:color="auto"/>
        <w:right w:val="none" w:sz="0" w:space="0" w:color="auto"/>
      </w:divBdr>
    </w:div>
    <w:div w:id="954020499">
      <w:bodyDiv w:val="1"/>
      <w:marLeft w:val="0"/>
      <w:marRight w:val="0"/>
      <w:marTop w:val="0"/>
      <w:marBottom w:val="0"/>
      <w:divBdr>
        <w:top w:val="none" w:sz="0" w:space="0" w:color="auto"/>
        <w:left w:val="none" w:sz="0" w:space="0" w:color="auto"/>
        <w:bottom w:val="none" w:sz="0" w:space="0" w:color="auto"/>
        <w:right w:val="none" w:sz="0" w:space="0" w:color="auto"/>
      </w:divBdr>
    </w:div>
    <w:div w:id="959148942">
      <w:bodyDiv w:val="1"/>
      <w:marLeft w:val="0"/>
      <w:marRight w:val="0"/>
      <w:marTop w:val="0"/>
      <w:marBottom w:val="0"/>
      <w:divBdr>
        <w:top w:val="none" w:sz="0" w:space="0" w:color="auto"/>
        <w:left w:val="none" w:sz="0" w:space="0" w:color="auto"/>
        <w:bottom w:val="none" w:sz="0" w:space="0" w:color="auto"/>
        <w:right w:val="none" w:sz="0" w:space="0" w:color="auto"/>
      </w:divBdr>
    </w:div>
    <w:div w:id="1033337353">
      <w:bodyDiv w:val="1"/>
      <w:marLeft w:val="0"/>
      <w:marRight w:val="0"/>
      <w:marTop w:val="0"/>
      <w:marBottom w:val="0"/>
      <w:divBdr>
        <w:top w:val="none" w:sz="0" w:space="0" w:color="auto"/>
        <w:left w:val="none" w:sz="0" w:space="0" w:color="auto"/>
        <w:bottom w:val="none" w:sz="0" w:space="0" w:color="auto"/>
        <w:right w:val="none" w:sz="0" w:space="0" w:color="auto"/>
      </w:divBdr>
    </w:div>
    <w:div w:id="1046879167">
      <w:bodyDiv w:val="1"/>
      <w:marLeft w:val="0"/>
      <w:marRight w:val="0"/>
      <w:marTop w:val="0"/>
      <w:marBottom w:val="0"/>
      <w:divBdr>
        <w:top w:val="none" w:sz="0" w:space="0" w:color="auto"/>
        <w:left w:val="none" w:sz="0" w:space="0" w:color="auto"/>
        <w:bottom w:val="none" w:sz="0" w:space="0" w:color="auto"/>
        <w:right w:val="none" w:sz="0" w:space="0" w:color="auto"/>
      </w:divBdr>
    </w:div>
    <w:div w:id="1070156339">
      <w:bodyDiv w:val="1"/>
      <w:marLeft w:val="0"/>
      <w:marRight w:val="0"/>
      <w:marTop w:val="0"/>
      <w:marBottom w:val="0"/>
      <w:divBdr>
        <w:top w:val="none" w:sz="0" w:space="0" w:color="auto"/>
        <w:left w:val="none" w:sz="0" w:space="0" w:color="auto"/>
        <w:bottom w:val="none" w:sz="0" w:space="0" w:color="auto"/>
        <w:right w:val="none" w:sz="0" w:space="0" w:color="auto"/>
      </w:divBdr>
    </w:div>
    <w:div w:id="1113213360">
      <w:bodyDiv w:val="1"/>
      <w:marLeft w:val="0"/>
      <w:marRight w:val="0"/>
      <w:marTop w:val="0"/>
      <w:marBottom w:val="0"/>
      <w:divBdr>
        <w:top w:val="none" w:sz="0" w:space="0" w:color="auto"/>
        <w:left w:val="none" w:sz="0" w:space="0" w:color="auto"/>
        <w:bottom w:val="none" w:sz="0" w:space="0" w:color="auto"/>
        <w:right w:val="none" w:sz="0" w:space="0" w:color="auto"/>
      </w:divBdr>
    </w:div>
    <w:div w:id="1130245093">
      <w:bodyDiv w:val="1"/>
      <w:marLeft w:val="0"/>
      <w:marRight w:val="0"/>
      <w:marTop w:val="0"/>
      <w:marBottom w:val="0"/>
      <w:divBdr>
        <w:top w:val="none" w:sz="0" w:space="0" w:color="auto"/>
        <w:left w:val="none" w:sz="0" w:space="0" w:color="auto"/>
        <w:bottom w:val="none" w:sz="0" w:space="0" w:color="auto"/>
        <w:right w:val="none" w:sz="0" w:space="0" w:color="auto"/>
      </w:divBdr>
    </w:div>
    <w:div w:id="1152991889">
      <w:bodyDiv w:val="1"/>
      <w:marLeft w:val="0"/>
      <w:marRight w:val="0"/>
      <w:marTop w:val="0"/>
      <w:marBottom w:val="0"/>
      <w:divBdr>
        <w:top w:val="none" w:sz="0" w:space="0" w:color="auto"/>
        <w:left w:val="none" w:sz="0" w:space="0" w:color="auto"/>
        <w:bottom w:val="none" w:sz="0" w:space="0" w:color="auto"/>
        <w:right w:val="none" w:sz="0" w:space="0" w:color="auto"/>
      </w:divBdr>
    </w:div>
    <w:div w:id="1210144067">
      <w:bodyDiv w:val="1"/>
      <w:marLeft w:val="0"/>
      <w:marRight w:val="0"/>
      <w:marTop w:val="0"/>
      <w:marBottom w:val="0"/>
      <w:divBdr>
        <w:top w:val="none" w:sz="0" w:space="0" w:color="auto"/>
        <w:left w:val="none" w:sz="0" w:space="0" w:color="auto"/>
        <w:bottom w:val="none" w:sz="0" w:space="0" w:color="auto"/>
        <w:right w:val="none" w:sz="0" w:space="0" w:color="auto"/>
      </w:divBdr>
    </w:div>
    <w:div w:id="1282878927">
      <w:bodyDiv w:val="1"/>
      <w:marLeft w:val="0"/>
      <w:marRight w:val="0"/>
      <w:marTop w:val="0"/>
      <w:marBottom w:val="0"/>
      <w:divBdr>
        <w:top w:val="none" w:sz="0" w:space="0" w:color="auto"/>
        <w:left w:val="none" w:sz="0" w:space="0" w:color="auto"/>
        <w:bottom w:val="none" w:sz="0" w:space="0" w:color="auto"/>
        <w:right w:val="none" w:sz="0" w:space="0" w:color="auto"/>
      </w:divBdr>
    </w:div>
    <w:div w:id="1419670937">
      <w:bodyDiv w:val="1"/>
      <w:marLeft w:val="0"/>
      <w:marRight w:val="0"/>
      <w:marTop w:val="0"/>
      <w:marBottom w:val="0"/>
      <w:divBdr>
        <w:top w:val="none" w:sz="0" w:space="0" w:color="auto"/>
        <w:left w:val="none" w:sz="0" w:space="0" w:color="auto"/>
        <w:bottom w:val="none" w:sz="0" w:space="0" w:color="auto"/>
        <w:right w:val="none" w:sz="0" w:space="0" w:color="auto"/>
      </w:divBdr>
    </w:div>
    <w:div w:id="1428959122">
      <w:bodyDiv w:val="1"/>
      <w:marLeft w:val="0"/>
      <w:marRight w:val="0"/>
      <w:marTop w:val="0"/>
      <w:marBottom w:val="0"/>
      <w:divBdr>
        <w:top w:val="none" w:sz="0" w:space="0" w:color="auto"/>
        <w:left w:val="none" w:sz="0" w:space="0" w:color="auto"/>
        <w:bottom w:val="none" w:sz="0" w:space="0" w:color="auto"/>
        <w:right w:val="none" w:sz="0" w:space="0" w:color="auto"/>
      </w:divBdr>
    </w:div>
    <w:div w:id="1430198588">
      <w:bodyDiv w:val="1"/>
      <w:marLeft w:val="0"/>
      <w:marRight w:val="0"/>
      <w:marTop w:val="0"/>
      <w:marBottom w:val="0"/>
      <w:divBdr>
        <w:top w:val="none" w:sz="0" w:space="0" w:color="auto"/>
        <w:left w:val="none" w:sz="0" w:space="0" w:color="auto"/>
        <w:bottom w:val="none" w:sz="0" w:space="0" w:color="auto"/>
        <w:right w:val="none" w:sz="0" w:space="0" w:color="auto"/>
      </w:divBdr>
    </w:div>
    <w:div w:id="1482503461">
      <w:bodyDiv w:val="1"/>
      <w:marLeft w:val="0"/>
      <w:marRight w:val="0"/>
      <w:marTop w:val="0"/>
      <w:marBottom w:val="0"/>
      <w:divBdr>
        <w:top w:val="none" w:sz="0" w:space="0" w:color="auto"/>
        <w:left w:val="none" w:sz="0" w:space="0" w:color="auto"/>
        <w:bottom w:val="none" w:sz="0" w:space="0" w:color="auto"/>
        <w:right w:val="none" w:sz="0" w:space="0" w:color="auto"/>
      </w:divBdr>
    </w:div>
    <w:div w:id="1515656517">
      <w:bodyDiv w:val="1"/>
      <w:marLeft w:val="0"/>
      <w:marRight w:val="0"/>
      <w:marTop w:val="0"/>
      <w:marBottom w:val="0"/>
      <w:divBdr>
        <w:top w:val="none" w:sz="0" w:space="0" w:color="auto"/>
        <w:left w:val="none" w:sz="0" w:space="0" w:color="auto"/>
        <w:bottom w:val="none" w:sz="0" w:space="0" w:color="auto"/>
        <w:right w:val="none" w:sz="0" w:space="0" w:color="auto"/>
      </w:divBdr>
    </w:div>
    <w:div w:id="1595818780">
      <w:bodyDiv w:val="1"/>
      <w:marLeft w:val="0"/>
      <w:marRight w:val="0"/>
      <w:marTop w:val="0"/>
      <w:marBottom w:val="0"/>
      <w:divBdr>
        <w:top w:val="none" w:sz="0" w:space="0" w:color="auto"/>
        <w:left w:val="none" w:sz="0" w:space="0" w:color="auto"/>
        <w:bottom w:val="none" w:sz="0" w:space="0" w:color="auto"/>
        <w:right w:val="none" w:sz="0" w:space="0" w:color="auto"/>
      </w:divBdr>
    </w:div>
    <w:div w:id="1609775799">
      <w:bodyDiv w:val="1"/>
      <w:marLeft w:val="0"/>
      <w:marRight w:val="0"/>
      <w:marTop w:val="0"/>
      <w:marBottom w:val="0"/>
      <w:divBdr>
        <w:top w:val="none" w:sz="0" w:space="0" w:color="auto"/>
        <w:left w:val="none" w:sz="0" w:space="0" w:color="auto"/>
        <w:bottom w:val="none" w:sz="0" w:space="0" w:color="auto"/>
        <w:right w:val="none" w:sz="0" w:space="0" w:color="auto"/>
      </w:divBdr>
    </w:div>
    <w:div w:id="1630746544">
      <w:bodyDiv w:val="1"/>
      <w:marLeft w:val="0"/>
      <w:marRight w:val="0"/>
      <w:marTop w:val="0"/>
      <w:marBottom w:val="0"/>
      <w:divBdr>
        <w:top w:val="none" w:sz="0" w:space="0" w:color="auto"/>
        <w:left w:val="none" w:sz="0" w:space="0" w:color="auto"/>
        <w:bottom w:val="none" w:sz="0" w:space="0" w:color="auto"/>
        <w:right w:val="none" w:sz="0" w:space="0" w:color="auto"/>
      </w:divBdr>
    </w:div>
    <w:div w:id="1699234716">
      <w:bodyDiv w:val="1"/>
      <w:marLeft w:val="0"/>
      <w:marRight w:val="0"/>
      <w:marTop w:val="0"/>
      <w:marBottom w:val="0"/>
      <w:divBdr>
        <w:top w:val="none" w:sz="0" w:space="0" w:color="auto"/>
        <w:left w:val="none" w:sz="0" w:space="0" w:color="auto"/>
        <w:bottom w:val="none" w:sz="0" w:space="0" w:color="auto"/>
        <w:right w:val="none" w:sz="0" w:space="0" w:color="auto"/>
      </w:divBdr>
    </w:div>
    <w:div w:id="1823081671">
      <w:bodyDiv w:val="1"/>
      <w:marLeft w:val="0"/>
      <w:marRight w:val="0"/>
      <w:marTop w:val="0"/>
      <w:marBottom w:val="0"/>
      <w:divBdr>
        <w:top w:val="none" w:sz="0" w:space="0" w:color="auto"/>
        <w:left w:val="none" w:sz="0" w:space="0" w:color="auto"/>
        <w:bottom w:val="none" w:sz="0" w:space="0" w:color="auto"/>
        <w:right w:val="none" w:sz="0" w:space="0" w:color="auto"/>
      </w:divBdr>
    </w:div>
    <w:div w:id="1848641667">
      <w:bodyDiv w:val="1"/>
      <w:marLeft w:val="0"/>
      <w:marRight w:val="0"/>
      <w:marTop w:val="0"/>
      <w:marBottom w:val="0"/>
      <w:divBdr>
        <w:top w:val="none" w:sz="0" w:space="0" w:color="auto"/>
        <w:left w:val="none" w:sz="0" w:space="0" w:color="auto"/>
        <w:bottom w:val="none" w:sz="0" w:space="0" w:color="auto"/>
        <w:right w:val="none" w:sz="0" w:space="0" w:color="auto"/>
      </w:divBdr>
    </w:div>
    <w:div w:id="1952974539">
      <w:bodyDiv w:val="1"/>
      <w:marLeft w:val="0"/>
      <w:marRight w:val="0"/>
      <w:marTop w:val="0"/>
      <w:marBottom w:val="0"/>
      <w:divBdr>
        <w:top w:val="none" w:sz="0" w:space="0" w:color="auto"/>
        <w:left w:val="none" w:sz="0" w:space="0" w:color="auto"/>
        <w:bottom w:val="none" w:sz="0" w:space="0" w:color="auto"/>
        <w:right w:val="none" w:sz="0" w:space="0" w:color="auto"/>
      </w:divBdr>
    </w:div>
    <w:div w:id="1972981976">
      <w:bodyDiv w:val="1"/>
      <w:marLeft w:val="0"/>
      <w:marRight w:val="0"/>
      <w:marTop w:val="0"/>
      <w:marBottom w:val="0"/>
      <w:divBdr>
        <w:top w:val="none" w:sz="0" w:space="0" w:color="auto"/>
        <w:left w:val="none" w:sz="0" w:space="0" w:color="auto"/>
        <w:bottom w:val="none" w:sz="0" w:space="0" w:color="auto"/>
        <w:right w:val="none" w:sz="0" w:space="0" w:color="auto"/>
      </w:divBdr>
    </w:div>
    <w:div w:id="1986665004">
      <w:bodyDiv w:val="1"/>
      <w:marLeft w:val="0"/>
      <w:marRight w:val="0"/>
      <w:marTop w:val="0"/>
      <w:marBottom w:val="0"/>
      <w:divBdr>
        <w:top w:val="none" w:sz="0" w:space="0" w:color="auto"/>
        <w:left w:val="none" w:sz="0" w:space="0" w:color="auto"/>
        <w:bottom w:val="none" w:sz="0" w:space="0" w:color="auto"/>
        <w:right w:val="none" w:sz="0" w:space="0" w:color="auto"/>
      </w:divBdr>
    </w:div>
    <w:div w:id="20631649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hyperlink" Target="http://www.itreetools.org" TargetMode="External" Id="rId13" /><Relationship Type="http://schemas.openxmlformats.org/officeDocument/2006/relationships/image" Target="media/image5.png" Id="rId18" /><Relationship Type="http://schemas.openxmlformats.org/officeDocument/2006/relationships/hyperlink" Target="https://doi.org/10.1016/j.scitotenv.2019.04.235" TargetMode="External" Id="rId26" /><Relationship Type="http://schemas.openxmlformats.org/officeDocument/2006/relationships/numbering" Target="numbering.xml" Id="rId3" /><Relationship Type="http://schemas.openxmlformats.org/officeDocument/2006/relationships/image" Target="media/image8.png" Id="rId21" /><Relationship Type="http://schemas.microsoft.com/office/2011/relationships/people" Target="people.xml" Id="rId34" /><Relationship Type="http://schemas.openxmlformats.org/officeDocument/2006/relationships/footnotes" Target="footnotes.xml" Id="rId7" /><Relationship Type="http://schemas.microsoft.com/office/2016/09/relationships/commentsIds" Target="commentsIds.xml" Id="rId12" /><Relationship Type="http://schemas.openxmlformats.org/officeDocument/2006/relationships/image" Target="media/image4.png" Id="rId17" /><Relationship Type="http://schemas.openxmlformats.org/officeDocument/2006/relationships/hyperlink" Target="https://www.R-project.org/" TargetMode="External" Id="rId25"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7.png" Id="rId20" /><Relationship Type="http://schemas.openxmlformats.org/officeDocument/2006/relationships/image" Target="media/image11.png" Id="rId29" /><Relationship Type="http://schemas.openxmlformats.org/officeDocument/2006/relationships/customXml" Target="../customXml/item1.xml" Id="rId1" /><Relationship Type="http://schemas.openxmlformats.org/officeDocument/2006/relationships/webSettings" Target="webSettings.xml" Id="rId6" /><Relationship Type="http://schemas.microsoft.com/office/2011/relationships/commentsExtended" Target="commentsExtended.xml" Id="rId11" /><Relationship Type="http://schemas.openxmlformats.org/officeDocument/2006/relationships/hyperlink" Target="https://doi.org/10.1515/cass-2015-0001" TargetMode="External" Id="rId24" /><Relationship Type="http://schemas.openxmlformats.org/officeDocument/2006/relationships/image" Target="media/image14.png" Id="rId32" /><Relationship Type="http://schemas.openxmlformats.org/officeDocument/2006/relationships/settings" Target="settings.xml" Id="rId5" /><Relationship Type="http://schemas.openxmlformats.org/officeDocument/2006/relationships/image" Target="media/image2.png" Id="rId15" /><Relationship Type="http://schemas.openxmlformats.org/officeDocument/2006/relationships/hyperlink" Target="https://doi.org/10.1016/j.envres.2017.10.023" TargetMode="External" Id="rId23" /><Relationship Type="http://schemas.openxmlformats.org/officeDocument/2006/relationships/image" Target="media/image10.png" Id="rId28" /><Relationship Type="http://schemas.openxmlformats.org/officeDocument/2006/relationships/comments" Target="comments.xml" Id="rId10" /><Relationship Type="http://schemas.openxmlformats.org/officeDocument/2006/relationships/image" Target="media/image6.png" Id="rId19" /><Relationship Type="http://schemas.openxmlformats.org/officeDocument/2006/relationships/image" Target="media/image13.png" Id="rId31" /><Relationship Type="http://schemas.openxmlformats.org/officeDocument/2006/relationships/styles" Target="styles.xml" Id="rId4" /><Relationship Type="http://schemas.openxmlformats.org/officeDocument/2006/relationships/hyperlink" Target="https://www.mdpi.com/journal/forests/special_issues/Assessing_Ecosystem" TargetMode="External" Id="rId9" /><Relationship Type="http://schemas.openxmlformats.org/officeDocument/2006/relationships/image" Target="media/image1.png" Id="rId14" /><Relationship Type="http://schemas.openxmlformats.org/officeDocument/2006/relationships/hyperlink" Target="https://doi.org/10.1007/s13280-014-0504-0" TargetMode="External" Id="rId22" /><Relationship Type="http://schemas.openxmlformats.org/officeDocument/2006/relationships/image" Target="media/image9.png" Id="rId27" /><Relationship Type="http://schemas.openxmlformats.org/officeDocument/2006/relationships/image" Target="media/image12.png" Id="rId30" /><Relationship Type="http://schemas.openxmlformats.org/officeDocument/2006/relationships/theme" Target="theme/theme1.xml" Id="rId35" /><Relationship Type="http://schemas.openxmlformats.org/officeDocument/2006/relationships/endnotes" Target="endnotes.xml" Id="rId8" /><Relationship Type="http://schemas.openxmlformats.org/officeDocument/2006/relationships/glossaryDocument" Target="/word/glossary/document.xml" Id="R95528c14596045c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9560672-9728-4e91-88bb-87aa3e13059b}"/>
      </w:docPartPr>
      <w:docPartBody>
        <w:p w14:paraId="2B3F8906">
          <w:r>
            <w:rPr>
              <w:rStyle w:val="PlaceholderText"/>
            </w:rPr>
            <w:t/>
          </w:r>
        </w:p>
      </w:docPartBody>
    </w:docPart>
  </w:docParts>
</w:glossaryDocument>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gOAVP6KydzPjLj3rbyP2ZVhbcJSg==">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651C31A7-01E4-4C4C-96CE-8A68231BCDF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1</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1</dc:creator>
  <lastModifiedBy>yaroslavtsevam</lastModifiedBy>
  <revision>6</revision>
  <dcterms:created xsi:type="dcterms:W3CDTF">2020-04-25T22:05:00.0000000Z</dcterms:created>
  <dcterms:modified xsi:type="dcterms:W3CDTF">2020-04-28T11:45:15.7254417Z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id="TGMVkM8z"/&gt;&lt;style id="http://www.zotero.org/styles/springer-basic-author-date-no-et-al" hasBibliography="1" bibliographyStyleHasBeenSet="1"/&gt;&lt;prefs&gt;&lt;pref name="fieldType" value="Field"/&gt;&lt;pref nam</vt:lpwstr>
  </property>
  <property fmtid="{D5CDD505-2E9C-101B-9397-08002B2CF9AE}" pid="3" name="ZOTERO_PREF_2">
    <vt:lpwstr>e="automaticJournalAbbreviations" value="true"/&gt;&lt;/prefs&gt;&lt;/data&gt;</vt:lpwstr>
  </property>
</Properties>
</file>