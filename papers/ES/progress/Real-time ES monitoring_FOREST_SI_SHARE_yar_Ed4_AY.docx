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r w:rsidRPr="005D30E5">
        <w:t>IoT monitoring of tree ecosystem services in urban green infrastructures: possibilities and challenges</w:t>
      </w:r>
    </w:p>
    <w:p w14:paraId="12A22174"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Matasov V.1, Yaroslavtsev A</w:t>
      </w:r>
      <w:r>
        <w:rPr>
          <w:rFonts w:ascii="yandex-sans" w:eastAsia="Times New Roman" w:hAnsi="yandex-sans" w:cs="Times New Roman"/>
          <w:color w:val="000000"/>
          <w:sz w:val="23"/>
          <w:szCs w:val="23"/>
        </w:rPr>
        <w:t xml:space="preserve">. </w:t>
      </w:r>
      <w:r w:rsidRPr="005D30E5">
        <w:rPr>
          <w:rFonts w:ascii="yandex-sans" w:eastAsia="Times New Roman" w:hAnsi="yandex-sans" w:cs="Times New Roman"/>
          <w:color w:val="000000"/>
          <w:sz w:val="23"/>
          <w:szCs w:val="23"/>
        </w:rPr>
        <w:t>1., Sala G.1,2, Fareeva O.1, Seregin I.1, Belelli Marchesini L.1,3,</w:t>
      </w:r>
    </w:p>
    <w:p w14:paraId="70EA19E2"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Castaldi S., 1,4,Vasenev I.V.1, Valentini R.1,5,6</w:t>
      </w:r>
    </w:p>
    <w:p w14:paraId="5FEFDC86"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1RUDN University, Moscow, Russian Federation</w:t>
      </w:r>
    </w:p>
    <w:p w14:paraId="0FEBF06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2University of Palermo, Italy</w:t>
      </w:r>
    </w:p>
    <w:p w14:paraId="69724C3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3Mach Foundation, Trento , Italy</w:t>
      </w:r>
    </w:p>
    <w:p w14:paraId="60E3185F"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4University of Campania “Luigi Vanvitelli”, Caserta, Italy</w:t>
      </w:r>
    </w:p>
    <w:p w14:paraId="032AE36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5University of Tuscia , Italy</w:t>
      </w:r>
    </w:p>
    <w:p w14:paraId="1F62E00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6 CMCC Foundation, Lecce, Italy</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462DE6A5" w:rsidR="00364A09" w:rsidRDefault="00364A09" w:rsidP="00364A09">
      <w:pPr>
        <w:spacing w:after="0"/>
        <w:ind w:firstLine="720"/>
        <w:jc w:val="both"/>
        <w:rPr>
          <w:rFonts w:ascii="Times New Roman" w:eastAsia="Times New Roman" w:hAnsi="Times New Roman" w:cs="Times New Roman"/>
          <w:sz w:val="24"/>
          <w:szCs w:val="24"/>
        </w:rPr>
      </w:pPr>
      <w:del w:id="0" w:author="Victor Matasov" w:date="2020-05-03T14:33:00Z">
        <w:r w:rsidDel="00F52D03">
          <w:rPr>
            <w:rFonts w:ascii="Times New Roman" w:eastAsia="Times New Roman" w:hAnsi="Times New Roman" w:cs="Times New Roman"/>
            <w:sz w:val="24"/>
            <w:szCs w:val="24"/>
          </w:rPr>
          <w:delText xml:space="preserve">Sustainable urban development is one of the priorities of mankind for the near future, and it implies the rational use of urban nature capital and the maximization of urban ecosystem services. </w:delText>
        </w:r>
      </w:del>
      <w:r>
        <w:rPr>
          <w:rFonts w:ascii="Times New Roman" w:eastAsia="Times New Roman" w:hAnsi="Times New Roman" w:cs="Times New Roman"/>
          <w:sz w:val="24"/>
          <w:szCs w:val="24"/>
        </w:rPr>
        <w:t>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w:t>
      </w:r>
      <w:del w:id="1" w:author="Victor Matasov" w:date="2020-05-03T14:32:00Z">
        <w:r w:rsidDel="00F52D03">
          <w:rPr>
            <w:rFonts w:ascii="Times New Roman" w:eastAsia="Times New Roman" w:hAnsi="Times New Roman" w:cs="Times New Roman"/>
            <w:sz w:val="24"/>
            <w:szCs w:val="24"/>
          </w:rPr>
          <w:delText>, as well as citizen involvement and empowerment in city planning</w:delText>
        </w:r>
      </w:del>
      <w:r>
        <w:rPr>
          <w:rFonts w:ascii="Times New Roman" w:eastAsia="Times New Roman" w:hAnsi="Times New Roman" w:cs="Times New Roman"/>
          <w:sz w:val="24"/>
          <w:szCs w:val="24"/>
        </w:rPr>
        <w:t>. It is necessary to expand the uses of digital and computing technologies to green infrastructure management, as it is a crucial component for human well-being under the rapid urbanization.</w:t>
      </w:r>
    </w:p>
    <w:p w14:paraId="6ED3BA37" w14:textId="11639A61"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806DDE">
        <w:rPr>
          <w:rFonts w:ascii="Times New Roman" w:eastAsia="Times New Roman" w:hAnsi="Times New Roman" w:cs="Times New Roman"/>
          <w:sz w:val="24"/>
          <w:szCs w:val="24"/>
        </w:rPr>
        <w:t xml:space="preserve">Bolotnaya square </w:t>
      </w:r>
      <w:ins w:id="2" w:author="Victor Matasov" w:date="2020-05-03T14:34:00Z">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small green area (370m length and 120m width) </w:t>
        </w:r>
        <w:r w:rsidR="00F52D03">
          <w:rPr>
            <w:rFonts w:ascii="Times New Roman" w:eastAsia="Times New Roman" w:hAnsi="Times New Roman" w:cs="Times New Roman"/>
            <w:sz w:val="24"/>
            <w:szCs w:val="24"/>
          </w:rPr>
          <w:t xml:space="preserve">situated on the island Balchug </w:t>
        </w:r>
        <w:r w:rsidR="00F52D03" w:rsidRPr="00806DDE">
          <w:rPr>
            <w:rFonts w:ascii="Times New Roman" w:eastAsia="Times New Roman" w:hAnsi="Times New Roman" w:cs="Times New Roman"/>
            <w:sz w:val="24"/>
            <w:szCs w:val="24"/>
          </w:rPr>
          <w:t xml:space="preserve">in the center of </w:t>
        </w:r>
        <w:r w:rsidR="00F52D03">
          <w:rPr>
            <w:rFonts w:ascii="Times New Roman" w:eastAsia="Times New Roman" w:hAnsi="Times New Roman" w:cs="Times New Roman"/>
            <w:sz w:val="24"/>
            <w:szCs w:val="24"/>
          </w:rPr>
          <w:t xml:space="preserve">Moscow – </w:t>
        </w:r>
      </w:ins>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del w:id="3" w:author="Victor Matasov" w:date="2020-05-03T14:34:00Z">
        <w:r w:rsidDel="00F52D03">
          <w:rPr>
            <w:rFonts w:ascii="Times New Roman" w:eastAsia="Times New Roman" w:hAnsi="Times New Roman" w:cs="Times New Roman"/>
            <w:sz w:val="24"/>
            <w:szCs w:val="24"/>
          </w:rPr>
          <w:delText xml:space="preserve">It </w:delText>
        </w:r>
        <w:r w:rsidRPr="00806DDE" w:rsidDel="00F52D03">
          <w:rPr>
            <w:rFonts w:ascii="Times New Roman" w:eastAsia="Times New Roman" w:hAnsi="Times New Roman" w:cs="Times New Roman"/>
            <w:sz w:val="24"/>
            <w:szCs w:val="24"/>
          </w:rPr>
          <w:delText xml:space="preserve">is a small green area (370m length and 120m width) </w:delText>
        </w:r>
        <w:r w:rsidDel="00F52D03">
          <w:rPr>
            <w:rFonts w:ascii="Times New Roman" w:eastAsia="Times New Roman" w:hAnsi="Times New Roman" w:cs="Times New Roman"/>
            <w:sz w:val="24"/>
            <w:szCs w:val="24"/>
          </w:rPr>
          <w:delText xml:space="preserve">situated on the island Balchug </w:delText>
        </w:r>
        <w:r w:rsidRPr="00806DDE" w:rsidDel="00F52D03">
          <w:rPr>
            <w:rFonts w:ascii="Times New Roman" w:eastAsia="Times New Roman" w:hAnsi="Times New Roman" w:cs="Times New Roman"/>
            <w:sz w:val="24"/>
            <w:szCs w:val="24"/>
          </w:rPr>
          <w:delText xml:space="preserve">in the center of </w:delText>
        </w:r>
        <w:r w:rsidDel="00F52D03">
          <w:rPr>
            <w:rFonts w:ascii="Times New Roman" w:eastAsia="Times New Roman" w:hAnsi="Times New Roman" w:cs="Times New Roman"/>
            <w:sz w:val="24"/>
            <w:szCs w:val="24"/>
          </w:rPr>
          <w:delText>Moscow</w:delText>
        </w:r>
      </w:del>
      <w:del w:id="4" w:author="Victor Matasov" w:date="2020-05-03T14:33:00Z">
        <w:r w:rsidDel="00F52D03">
          <w:rPr>
            <w:rFonts w:ascii="Times New Roman" w:eastAsia="Times New Roman" w:hAnsi="Times New Roman" w:cs="Times New Roman"/>
            <w:sz w:val="24"/>
            <w:szCs w:val="24"/>
          </w:rPr>
          <w:delText>, 600m to the south from the Kremlin</w:delText>
        </w:r>
      </w:del>
      <w:r>
        <w:rPr>
          <w:rFonts w:ascii="Times New Roman" w:eastAsia="Times New Roman" w:hAnsi="Times New Roman" w:cs="Times New Roman"/>
          <w:sz w:val="24"/>
          <w:szCs w:val="24"/>
        </w:rPr>
        <w:t>.</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teen TreeTalkers that provide data on physiological conditions of a single tree were installed to describe different species in their local conditions</w:t>
      </w:r>
      <w:del w:id="5" w:author="Victor Matasov" w:date="2020-05-03T14:35:00Z">
        <w:r w:rsidRPr="008659E7" w:rsidDel="00F52D03">
          <w:rPr>
            <w:rFonts w:ascii="Times New Roman" w:eastAsia="Times New Roman" w:hAnsi="Times New Roman" w:cs="Times New Roman"/>
            <w:sz w:val="24"/>
            <w:szCs w:val="24"/>
          </w:rPr>
          <w:delText xml:space="preserve"> (neighborhood tree density, edge effect, etc.)</w:delText>
        </w:r>
      </w:del>
      <w:r w:rsidRPr="008659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ins w:id="6" w:author="Victor Matasov" w:date="2020-05-03T14:35:00Z">
        <w:r w:rsidR="00F52D03">
          <w:rPr>
            <w:rFonts w:ascii="Times New Roman" w:eastAsia="Times New Roman" w:hAnsi="Times New Roman" w:cs="Times New Roman"/>
            <w:sz w:val="24"/>
            <w:szCs w:val="24"/>
          </w:rPr>
          <w:t>.</w:t>
        </w:r>
      </w:ins>
      <w:del w:id="7" w:author="Victor Matasov" w:date="2020-05-03T14:35:00Z">
        <w:r w:rsidDel="00F52D03">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5 hour time resolution.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for </w:t>
      </w:r>
      <w:del w:id="8" w:author="Victor Matasov" w:date="2020-05-03T14:35:00Z">
        <w:r w:rsidDel="00F52D03">
          <w:rPr>
            <w:rFonts w:ascii="Times New Roman" w:eastAsia="Times New Roman" w:hAnsi="Times New Roman" w:cs="Times New Roman"/>
            <w:sz w:val="24"/>
            <w:szCs w:val="24"/>
          </w:rPr>
          <w:delText>descriptive statistics and</w:delText>
        </w:r>
      </w:del>
      <w:ins w:id="9" w:author="Victor Matasov" w:date="2020-05-03T14:35:00Z">
        <w:r w:rsidR="00F52D03">
          <w:rPr>
            <w:rFonts w:ascii="Times New Roman" w:eastAsia="Times New Roman" w:hAnsi="Times New Roman" w:cs="Times New Roman"/>
            <w:sz w:val="24"/>
            <w:szCs w:val="24"/>
          </w:rPr>
          <w:t>all</w:t>
        </w:r>
      </w:ins>
      <w:r>
        <w:rPr>
          <w:rFonts w:ascii="Times New Roman" w:eastAsia="Times New Roman" w:hAnsi="Times New Roman" w:cs="Times New Roman"/>
          <w:sz w:val="24"/>
          <w:szCs w:val="24"/>
        </w:rPr>
        <w:t xml:space="preserve"> data processing. To move from parameters of trees functioning to provided ecosystem services we established several indicators related to climate, air and water regulation.</w:t>
      </w:r>
    </w:p>
    <w:p w14:paraId="4B9BC7CA" w14:textId="706052A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the average tree in Moscow center </w:t>
      </w:r>
      <w:r w:rsidR="00F52D03">
        <w:rPr>
          <w:rFonts w:ascii="Times New Roman" w:eastAsia="Times New Roman" w:hAnsi="Times New Roman" w:cs="Times New Roman"/>
          <w:sz w:val="24"/>
          <w:szCs w:val="24"/>
        </w:rPr>
        <w:t xml:space="preserve">during investigated period </w:t>
      </w:r>
      <w:r>
        <w:rPr>
          <w:rFonts w:ascii="Times New Roman" w:eastAsia="Times New Roman" w:hAnsi="Times New Roman" w:cs="Times New Roman"/>
          <w:sz w:val="24"/>
          <w:szCs w:val="24"/>
        </w:rPr>
        <w:t>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extreme heat on 2</w:t>
      </w:r>
      <w:r w:rsidR="00C34498" w:rsidRPr="0039589E">
        <w:rPr>
          <w:rFonts w:ascii="Times New Roman" w:eastAsia="Times New Roman" w:hAnsi="Times New Roman" w:cs="Times New Roman"/>
          <w:sz w:val="24"/>
          <w:szCs w:val="24"/>
        </w:rPr>
        <w:t>℃</w:t>
      </w:r>
      <w:r w:rsidRPr="001146ED">
        <w:rPr>
          <w:rFonts w:ascii="Times New Roman" w:eastAsia="Times New Roman" w:hAnsi="Times New Roman" w:cs="Times New Roman"/>
          <w:sz w:val="24"/>
          <w:szCs w:val="24"/>
        </w:rPr>
        <w:t xml:space="preserve"> degree and cooled down the area by consuming energy on 4</w:t>
      </w:r>
      <w:r w:rsidR="00C34498">
        <w:rPr>
          <w:rFonts w:ascii="Times New Roman" w:eastAsia="Times New Roman" w:hAnsi="Times New Roman" w:cs="Times New Roman"/>
          <w:sz w:val="24"/>
          <w:szCs w:val="24"/>
        </w:rPr>
        <w:t>9</w:t>
      </w:r>
      <w:r w:rsidRPr="001146ED">
        <w:rPr>
          <w:rFonts w:ascii="Times New Roman" w:eastAsia="Times New Roman" w:hAnsi="Times New Roman" w:cs="Times New Roman"/>
          <w:sz w:val="24"/>
          <w:szCs w:val="24"/>
        </w:rPr>
        <w:t xml:space="preserve">00KWh, transpires </w:t>
      </w:r>
      <w:r w:rsidR="00F52D03">
        <w:rPr>
          <w:rFonts w:ascii="Times New Roman" w:eastAsia="Times New Roman" w:hAnsi="Times New Roman" w:cs="Times New Roman"/>
          <w:sz w:val="24"/>
          <w:szCs w:val="24"/>
        </w:rPr>
        <w:t>160</w:t>
      </w:r>
      <w:r w:rsidRPr="001146ED">
        <w:rPr>
          <w:rFonts w:ascii="Times New Roman" w:eastAsia="Times New Roman" w:hAnsi="Times New Roman" w:cs="Times New Roman"/>
          <w:sz w:val="24"/>
          <w:szCs w:val="24"/>
        </w:rPr>
        <w:t xml:space="preserve"> m</w:t>
      </w:r>
      <w:r w:rsidR="00F52D03">
        <w:rPr>
          <w:rFonts w:ascii="Times New Roman" w:eastAsia="Times New Roman" w:hAnsi="Times New Roman" w:cs="Times New Roman"/>
          <w:sz w:val="24"/>
          <w:szCs w:val="24"/>
        </w:rPr>
        <w:t>m</w:t>
      </w:r>
      <w:r w:rsidRPr="001146ED">
        <w:rPr>
          <w:rFonts w:ascii="Times New Roman" w:eastAsia="Times New Roman" w:hAnsi="Times New Roman" w:cs="Times New Roman"/>
          <w:sz w:val="24"/>
          <w:szCs w:val="24"/>
          <w:vertAlign w:val="superscript"/>
        </w:rPr>
        <w:t xml:space="preserve"> </w:t>
      </w:r>
      <w:r w:rsidRPr="001146ED">
        <w:rPr>
          <w:rFonts w:ascii="Times New Roman" w:eastAsia="Times New Roman" w:hAnsi="Times New Roman" w:cs="Times New Roman"/>
          <w:sz w:val="24"/>
          <w:szCs w:val="24"/>
        </w:rPr>
        <w:t xml:space="preserve">of </w:t>
      </w:r>
      <w:r w:rsidR="00F52D03">
        <w:rPr>
          <w:rFonts w:ascii="Times New Roman" w:eastAsia="Times New Roman" w:hAnsi="Times New Roman" w:cs="Times New Roman"/>
          <w:sz w:val="24"/>
          <w:szCs w:val="24"/>
        </w:rPr>
        <w:t xml:space="preserve">precipitation </w:t>
      </w:r>
      <w:r w:rsidRPr="001146ED">
        <w:rPr>
          <w:rFonts w:ascii="Times New Roman" w:eastAsia="Times New Roman" w:hAnsi="Times New Roman" w:cs="Times New Roman"/>
          <w:sz w:val="24"/>
          <w:szCs w:val="24"/>
        </w:rPr>
        <w:t>water, deposits 1</w:t>
      </w:r>
      <w:r w:rsidR="00F52D03">
        <w:rPr>
          <w:rFonts w:ascii="Times New Roman" w:eastAsia="Times New Roman" w:hAnsi="Times New Roman" w:cs="Times New Roman"/>
          <w:sz w:val="24"/>
          <w:szCs w:val="24"/>
        </w:rPr>
        <w:t>2</w:t>
      </w:r>
      <w:r w:rsidRPr="001146ED">
        <w:rPr>
          <w:rFonts w:ascii="Times New Roman" w:eastAsia="Times New Roman" w:hAnsi="Times New Roman" w:cs="Times New Roman"/>
          <w:sz w:val="24"/>
          <w:szCs w:val="24"/>
        </w:rPr>
        <w:t xml:space="preserve"> kg of Carbon and absorbs </w:t>
      </w:r>
      <w:r w:rsidR="00F52D03">
        <w:rPr>
          <w:rFonts w:ascii="Times New Roman" w:eastAsia="Times New Roman" w:hAnsi="Times New Roman" w:cs="Times New Roman"/>
          <w:sz w:val="24"/>
          <w:szCs w:val="24"/>
        </w:rPr>
        <w:t>4.5</w:t>
      </w:r>
      <w:r w:rsidRPr="001146ED">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k</w:t>
      </w:r>
      <w:r w:rsidRPr="001146ED">
        <w:rPr>
          <w:rFonts w:ascii="Times New Roman" w:eastAsia="Times New Roman" w:hAnsi="Times New Roman" w:cs="Times New Roman"/>
          <w:sz w:val="24"/>
          <w:szCs w:val="24"/>
        </w:rPr>
        <w:t>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IoT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Ecosystem services, Ecological engineering, Green infrastructure, Real-time monitoring, Smart monitoring, Smart cities, Sustainability, TreeTalker, Trees, Urban forests.</w:t>
      </w:r>
      <w:r>
        <w:br w:type="page"/>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2D9A44F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(Frumkin, 2003; Lederbogen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(Grimm et al., 2008; Seto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(Guo et al., 2010; Krausmann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2EDBE7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(Vihervaara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(Spyra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(Haaren et al., 2019; Opdam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 Haase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La Rosa et al., 2016; Luederitz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(Mascarenhas et al., 2016; van Oudenhoven et al., 2018; Wissen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27D8D"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1147542E" w14:textId="5E7F4DE0"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 et al., 2014; Gómez-Baggethun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(Song et al., 2018; von Döhren and Haase,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(Blanusa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(Lilly et al., 2015; Schwilch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(Mexia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such as Artificial </w:t>
      </w:r>
      <w:r>
        <w:rPr>
          <w:rFonts w:ascii="Times New Roman" w:eastAsia="Times New Roman" w:hAnsi="Times New Roman" w:cs="Times New Roman"/>
          <w:sz w:val="24"/>
          <w:szCs w:val="24"/>
        </w:rPr>
        <w:lastRenderedPageBreak/>
        <w:t xml:space="preserve">Intelligence for Ecosystem Services (ARIES) and the Integrated Valuation of Ecosystem Services and Tradeoffs (InVEST) identifies ES via proxies, typically land-use/cover, based on expert knowledge and causal relationships.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(Lin et al., 2019; Rötzer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i-Tree model (</w:t>
      </w:r>
      <w:hyperlink r:id="rId9">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87526E6"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Process-Indicator-Value. How to find a clear and useful indicators of ES.</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(Drobnik et al., 2018; Van Reeth,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(Müller and Burkhard,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 van Oudenhoven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La Rosa et al., 2016; Wissen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van Oudenhoven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Andrea et al. 2018; Drobnik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(Aalders and Stanik,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Willcock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(Njue et al., 2019; Schröter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(Nitoslawski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0BC4500"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01AFF568" w14:textId="32A68776"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widespread integration into the urban environment of Information and Communication Technologies (ICTs) and Internet of Things (IoT)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{"citationID":"XyV7ZIue","properties":{"formattedCitation":"(Mesas-Carrascosa et al., 2015)","plainCitation":"(Mesas-Carrascosa et al., 2015)","noteIndex":0},"citationItems":[{"id":1733,"uris":["http://zotero.org/users/3524663/items/5QKRSUMN"],"uri":["http://zotero.org/users/3524663/items/5QKRSUMN"],"itemData":{"id":1733,"type":"article-journal","container-title":"Biosystems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(Mesas-Carrascosa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Mydlarz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 Nitoslawski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5666598B"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2F85FD4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42520D6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60D8A08D" w14:textId="77777777" w:rsidR="00364A09" w:rsidRPr="00D12ABE" w:rsidRDefault="00364A09" w:rsidP="00364A09">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Study site and installations</w:t>
      </w:r>
    </w:p>
    <w:p w14:paraId="6BDB4E8E" w14:textId="77777777" w:rsidR="00364A09" w:rsidRPr="00A91143" w:rsidRDefault="00364A09" w:rsidP="00364A09">
      <w:pPr>
        <w:spacing w:after="0"/>
        <w:ind w:firstLine="700"/>
        <w:jc w:val="both"/>
        <w:rPr>
          <w:rFonts w:ascii="Times New Roman" w:eastAsia="Times New Roman" w:hAnsi="Times New Roman" w:cs="Times New Roman"/>
          <w:sz w:val="24"/>
          <w:szCs w:val="24"/>
        </w:rPr>
      </w:pPr>
      <w:r w:rsidRPr="00806DDE">
        <w:rPr>
          <w:rFonts w:ascii="Times New Roman" w:eastAsia="Times New Roman" w:hAnsi="Times New Roman" w:cs="Times New Roman"/>
          <w:sz w:val="24"/>
          <w:szCs w:val="24"/>
        </w:rPr>
        <w:t xml:space="preserve">Bolotnaya square is a small green area (370m length and 120m width) </w:t>
      </w:r>
      <w:r>
        <w:rPr>
          <w:rFonts w:ascii="Times New Roman" w:eastAsia="Times New Roman" w:hAnsi="Times New Roman" w:cs="Times New Roman"/>
          <w:sz w:val="24"/>
          <w:szCs w:val="24"/>
        </w:rPr>
        <w:t xml:space="preserve">situated on the island Balchug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This site located only 700m to the west from Balchug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0FBAE59F">
            <wp:extent cx="5773469" cy="4016045"/>
            <wp:effectExtent l="0" t="0" r="0" b="381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48BD677B" w14:textId="1EA94DA7" w:rsidR="00364A09" w:rsidRDefault="001912A9" w:rsidP="00364A09">
      <w:pPr>
        <w:spacing w:after="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Sexteen </w:t>
      </w:r>
      <w:r w:rsidR="00364A09">
        <w:rPr>
          <w:rFonts w:ascii="Times New Roman" w:eastAsia="Times New Roman" w:hAnsi="Times New Roman" w:cs="Times New Roman"/>
          <w:sz w:val="24"/>
          <w:szCs w:val="24"/>
        </w:rPr>
        <w:t xml:space="preserve">TreeTalker+ (TT+) devices were installed on the trees: </w:t>
      </w:r>
      <w:r>
        <w:rPr>
          <w:rFonts w:ascii="Times New Roman" w:eastAsia="Times New Roman" w:hAnsi="Times New Roman" w:cs="Times New Roman"/>
          <w:sz w:val="24"/>
          <w:szCs w:val="24"/>
        </w:rPr>
        <w:t>5</w:t>
      </w:r>
      <w:r w:rsidR="00364A09">
        <w:rPr>
          <w:rFonts w:ascii="Times New Roman" w:eastAsia="Times New Roman" w:hAnsi="Times New Roman" w:cs="Times New Roman"/>
          <w:sz w:val="24"/>
          <w:szCs w:val="24"/>
        </w:rPr>
        <w:t xml:space="preserve"> on </w:t>
      </w:r>
      <w:r w:rsidR="00364A09" w:rsidRPr="0005675C">
        <w:rPr>
          <w:rFonts w:ascii="Times New Roman" w:eastAsia="Times New Roman" w:hAnsi="Times New Roman" w:cs="Times New Roman"/>
          <w:i/>
          <w:iCs/>
          <w:sz w:val="24"/>
          <w:szCs w:val="24"/>
        </w:rPr>
        <w:t>Acer platanoides</w:t>
      </w:r>
      <w:r w:rsidR="00364A09">
        <w:rPr>
          <w:rFonts w:ascii="Times New Roman" w:eastAsia="Times New Roman" w:hAnsi="Times New Roman" w:cs="Times New Roman"/>
          <w:sz w:val="24"/>
          <w:szCs w:val="24"/>
        </w:rPr>
        <w:t xml:space="preserve"> (average DBH 38.7 cm), </w:t>
      </w:r>
      <w:r>
        <w:rPr>
          <w:rFonts w:ascii="Times New Roman" w:eastAsia="Times New Roman" w:hAnsi="Times New Roman" w:cs="Times New Roman"/>
          <w:sz w:val="24"/>
          <w:szCs w:val="24"/>
        </w:rPr>
        <w:t xml:space="preserve">3 </w:t>
      </w:r>
      <w:r w:rsidR="00364A09">
        <w:rPr>
          <w:rFonts w:ascii="Times New Roman" w:eastAsia="Times New Roman" w:hAnsi="Times New Roman" w:cs="Times New Roman"/>
          <w:sz w:val="24"/>
          <w:szCs w:val="24"/>
        </w:rPr>
        <w:t xml:space="preserve">on </w:t>
      </w:r>
      <w:r w:rsidR="00364A09" w:rsidRPr="0005675C">
        <w:rPr>
          <w:rFonts w:ascii="Times New Roman" w:eastAsia="Times New Roman" w:hAnsi="Times New Roman" w:cs="Times New Roman"/>
          <w:i/>
          <w:iCs/>
          <w:sz w:val="24"/>
          <w:szCs w:val="24"/>
        </w:rPr>
        <w:t>Betula pendula</w:t>
      </w:r>
      <w:r w:rsidR="00364A09">
        <w:rPr>
          <w:rFonts w:ascii="Times New Roman" w:eastAsia="Times New Roman" w:hAnsi="Times New Roman" w:cs="Times New Roman"/>
          <w:sz w:val="24"/>
          <w:szCs w:val="24"/>
        </w:rPr>
        <w:t xml:space="preserve"> (average DBH 21.8 cm), 3 on </w:t>
      </w:r>
      <w:r w:rsidR="00364A09" w:rsidRPr="0005675C">
        <w:rPr>
          <w:rFonts w:ascii="Times New Roman" w:eastAsia="Times New Roman" w:hAnsi="Times New Roman" w:cs="Times New Roman"/>
          <w:i/>
          <w:iCs/>
          <w:sz w:val="24"/>
          <w:szCs w:val="24"/>
        </w:rPr>
        <w:t>Larix sibirica</w:t>
      </w:r>
      <w:r w:rsidR="00364A09">
        <w:rPr>
          <w:rFonts w:ascii="Times New Roman" w:eastAsia="Times New Roman" w:hAnsi="Times New Roman" w:cs="Times New Roman"/>
          <w:sz w:val="24"/>
          <w:szCs w:val="24"/>
        </w:rPr>
        <w:t xml:space="preserve"> (average DBH 32.1 cm) and </w:t>
      </w:r>
      <w:r>
        <w:rPr>
          <w:rFonts w:ascii="Times New Roman" w:eastAsia="Times New Roman" w:hAnsi="Times New Roman" w:cs="Times New Roman"/>
          <w:sz w:val="24"/>
          <w:szCs w:val="24"/>
        </w:rPr>
        <w:t xml:space="preserve">5 </w:t>
      </w:r>
      <w:r w:rsidR="00364A09">
        <w:rPr>
          <w:rFonts w:ascii="Times New Roman" w:eastAsia="Times New Roman" w:hAnsi="Times New Roman" w:cs="Times New Roman"/>
          <w:sz w:val="24"/>
          <w:szCs w:val="24"/>
        </w:rPr>
        <w:t xml:space="preserve">on </w:t>
      </w:r>
      <w:r w:rsidR="00364A09" w:rsidRPr="0005675C">
        <w:rPr>
          <w:rFonts w:ascii="Times New Roman" w:eastAsia="Times New Roman" w:hAnsi="Times New Roman" w:cs="Times New Roman"/>
          <w:i/>
          <w:iCs/>
          <w:sz w:val="24"/>
          <w:szCs w:val="24"/>
        </w:rPr>
        <w:t>Tillia cordata</w:t>
      </w:r>
      <w:r w:rsidR="00364A09">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ranging from 1 (healthy conditions</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 xml:space="preserve"> to 7 (severe decline) and standing type (table 1). </w:t>
      </w:r>
    </w:p>
    <w:p w14:paraId="2537BE77" w14:textId="77777777" w:rsidR="00364A09" w:rsidRDefault="00364A09" w:rsidP="00364A09">
      <w:pPr>
        <w:spacing w:after="0"/>
        <w:ind w:firstLine="700"/>
        <w:jc w:val="right"/>
        <w:rPr>
          <w:rFonts w:ascii="Times New Roman" w:eastAsia="Times New Roman" w:hAnsi="Times New Roman" w:cs="Times New Roman"/>
          <w:sz w:val="24"/>
          <w:szCs w:val="24"/>
        </w:rPr>
      </w:pP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 Basic characteristics of the trees.</w:t>
      </w:r>
    </w:p>
    <w:tbl>
      <w:tblPr>
        <w:tblStyle w:val="a6"/>
        <w:tblW w:w="9889" w:type="dxa"/>
        <w:tblLook w:val="04A0" w:firstRow="1" w:lastRow="0" w:firstColumn="1" w:lastColumn="0" w:noHBand="0" w:noVBand="1"/>
        <w:tblPrChange w:id="10" w:author="Алексей Ярославцев" w:date="2020-05-03T14:54:00Z">
          <w:tblPr>
            <w:tblStyle w:val="a6"/>
            <w:tblW w:w="11159" w:type="dxa"/>
            <w:tblLook w:val="04A0" w:firstRow="1" w:lastRow="0" w:firstColumn="1" w:lastColumn="0" w:noHBand="0" w:noVBand="1"/>
          </w:tblPr>
        </w:tblPrChange>
      </w:tblPr>
      <w:tblGrid>
        <w:gridCol w:w="1147"/>
        <w:gridCol w:w="1786"/>
        <w:gridCol w:w="907"/>
        <w:gridCol w:w="1230"/>
        <w:gridCol w:w="992"/>
        <w:gridCol w:w="1276"/>
        <w:gridCol w:w="1559"/>
        <w:gridCol w:w="992"/>
        <w:tblGridChange w:id="11">
          <w:tblGrid>
            <w:gridCol w:w="1146"/>
            <w:gridCol w:w="1797"/>
            <w:gridCol w:w="1585"/>
            <w:gridCol w:w="1413"/>
            <w:gridCol w:w="1128"/>
            <w:gridCol w:w="1412"/>
            <w:gridCol w:w="1412"/>
            <w:gridCol w:w="1266"/>
          </w:tblGrid>
        </w:tblGridChange>
      </w:tblGrid>
      <w:tr w:rsidR="007813BB" w14:paraId="11852A85" w14:textId="77777777" w:rsidTr="004B40AF">
        <w:trPr>
          <w:trHeight w:val="680"/>
          <w:trPrChange w:id="12" w:author="Алексей Ярославцев" w:date="2020-05-03T14:54:00Z">
            <w:trPr>
              <w:trHeight w:val="680"/>
            </w:trPr>
          </w:trPrChange>
        </w:trPr>
        <w:tc>
          <w:tcPr>
            <w:tcW w:w="1147" w:type="dxa"/>
            <w:vAlign w:val="center"/>
            <w:tcPrChange w:id="13" w:author="Алексей Ярославцев" w:date="2020-05-03T14:54:00Z">
              <w:tcPr>
                <w:tcW w:w="1146" w:type="dxa"/>
                <w:vAlign w:val="center"/>
              </w:tcPr>
            </w:tcPrChange>
          </w:tcPr>
          <w:p w14:paraId="213CD320"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Tree ID</w:t>
            </w:r>
          </w:p>
        </w:tc>
        <w:tc>
          <w:tcPr>
            <w:tcW w:w="1786" w:type="dxa"/>
            <w:vAlign w:val="center"/>
            <w:tcPrChange w:id="14" w:author="Алексей Ярославцев" w:date="2020-05-03T14:54:00Z">
              <w:tcPr>
                <w:tcW w:w="1797" w:type="dxa"/>
                <w:vAlign w:val="center"/>
              </w:tcPr>
            </w:tcPrChange>
          </w:tcPr>
          <w:p w14:paraId="357C2AD2" w14:textId="77777777" w:rsidR="007813BB" w:rsidRPr="0089775C" w:rsidRDefault="007813BB" w:rsidP="00364A09">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907" w:type="dxa"/>
            <w:vAlign w:val="center"/>
            <w:tcPrChange w:id="15" w:author="Алексей Ярославцев" w:date="2020-05-03T14:54:00Z">
              <w:tcPr>
                <w:tcW w:w="1585" w:type="dxa"/>
                <w:vAlign w:val="center"/>
              </w:tcPr>
            </w:tcPrChange>
          </w:tcPr>
          <w:p w14:paraId="77839CF7"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Height, m</w:t>
            </w:r>
          </w:p>
        </w:tc>
        <w:tc>
          <w:tcPr>
            <w:tcW w:w="1230" w:type="dxa"/>
            <w:vAlign w:val="center"/>
            <w:tcPrChange w:id="16" w:author="Алексей Ярославцев" w:date="2020-05-03T14:54:00Z">
              <w:tcPr>
                <w:tcW w:w="1413" w:type="dxa"/>
                <w:vAlign w:val="center"/>
              </w:tcPr>
            </w:tcPrChange>
          </w:tcPr>
          <w:p w14:paraId="0F29B867"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992" w:type="dxa"/>
            <w:vAlign w:val="center"/>
            <w:tcPrChange w:id="17" w:author="Алексей Ярославцев" w:date="2020-05-03T14:54:00Z">
              <w:tcPr>
                <w:tcW w:w="1128" w:type="dxa"/>
                <w:vAlign w:val="center"/>
              </w:tcPr>
            </w:tcPrChange>
          </w:tcPr>
          <w:p w14:paraId="4E9406E2" w14:textId="77777777" w:rsidR="007813BB" w:rsidRPr="00FC7F09"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276" w:type="dxa"/>
            <w:tcPrChange w:id="18" w:author="Алексей Ярославцев" w:date="2020-05-03T14:54:00Z">
              <w:tcPr>
                <w:tcW w:w="1412" w:type="dxa"/>
              </w:tcPr>
            </w:tcPrChange>
          </w:tcPr>
          <w:p w14:paraId="0B5BF9AF" w14:textId="71D1BE56" w:rsidR="007813BB" w:rsidRPr="0089775C" w:rsidRDefault="007813BB" w:rsidP="00364A09">
            <w:pPr>
              <w:spacing w:line="20" w:lineRule="atLeast"/>
              <w:jc w:val="center"/>
              <w:rPr>
                <w:rFonts w:ascii="Times New Roman" w:eastAsia="Times New Roman" w:hAnsi="Times New Roman" w:cs="Times New Roman"/>
                <w:b/>
                <w:szCs w:val="24"/>
              </w:rPr>
            </w:pPr>
            <w:r>
              <w:rPr>
                <w:rFonts w:ascii="Times New Roman" w:eastAsia="Times New Roman" w:hAnsi="Times New Roman" w:cs="Times New Roman"/>
                <w:b/>
                <w:szCs w:val="24"/>
              </w:rPr>
              <w:t>Canopy area, m</w:t>
            </w:r>
            <w:r w:rsidRPr="007813BB">
              <w:rPr>
                <w:rFonts w:ascii="Times New Roman" w:eastAsia="Times New Roman" w:hAnsi="Times New Roman" w:cs="Times New Roman"/>
                <w:b/>
                <w:szCs w:val="24"/>
                <w:vertAlign w:val="superscript"/>
              </w:rPr>
              <w:t>2</w:t>
            </w:r>
          </w:p>
        </w:tc>
        <w:tc>
          <w:tcPr>
            <w:tcW w:w="1559" w:type="dxa"/>
            <w:vAlign w:val="center"/>
            <w:tcPrChange w:id="19" w:author="Алексей Ярославцев" w:date="2020-05-03T14:54:00Z">
              <w:tcPr>
                <w:tcW w:w="1412" w:type="dxa"/>
                <w:vAlign w:val="center"/>
              </w:tcPr>
            </w:tcPrChange>
          </w:tcPr>
          <w:p w14:paraId="1FD8E02C" w14:textId="3CE3D480"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992" w:type="dxa"/>
            <w:vAlign w:val="center"/>
            <w:tcPrChange w:id="20" w:author="Алексей Ярославцев" w:date="2020-05-03T14:54:00Z">
              <w:tcPr>
                <w:tcW w:w="1266" w:type="dxa"/>
                <w:vAlign w:val="center"/>
              </w:tcPr>
            </w:tcPrChange>
          </w:tcPr>
          <w:p w14:paraId="5E1CCA2E"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7813BB" w14:paraId="40CA021A" w14:textId="77777777" w:rsidTr="004B40AF">
        <w:trPr>
          <w:trHeight w:val="454"/>
          <w:trPrChange w:id="21" w:author="Алексей Ярославцев" w:date="2020-05-03T14:54:00Z">
            <w:trPr>
              <w:trHeight w:val="454"/>
            </w:trPr>
          </w:trPrChange>
        </w:trPr>
        <w:tc>
          <w:tcPr>
            <w:tcW w:w="1147" w:type="dxa"/>
            <w:vAlign w:val="center"/>
            <w:tcPrChange w:id="22" w:author="Алексей Ярославцев" w:date="2020-05-03T14:54:00Z">
              <w:tcPr>
                <w:tcW w:w="1146" w:type="dxa"/>
                <w:vAlign w:val="center"/>
              </w:tcPr>
            </w:tcPrChange>
          </w:tcPr>
          <w:p w14:paraId="3CBCE1B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86" w:type="dxa"/>
            <w:vAlign w:val="center"/>
            <w:tcPrChange w:id="23" w:author="Алексей Ярославцев" w:date="2020-05-03T14:54:00Z">
              <w:tcPr>
                <w:tcW w:w="1797" w:type="dxa"/>
                <w:vAlign w:val="center"/>
              </w:tcPr>
            </w:tcPrChange>
          </w:tcPr>
          <w:p w14:paraId="352B380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Acer platanoides</w:t>
            </w:r>
          </w:p>
        </w:tc>
        <w:tc>
          <w:tcPr>
            <w:tcW w:w="907" w:type="dxa"/>
            <w:vAlign w:val="center"/>
            <w:tcPrChange w:id="24" w:author="Алексей Ярославцев" w:date="2020-05-03T14:54:00Z">
              <w:tcPr>
                <w:tcW w:w="1585" w:type="dxa"/>
                <w:vAlign w:val="center"/>
              </w:tcPr>
            </w:tcPrChange>
          </w:tcPr>
          <w:p w14:paraId="5611B152"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230" w:type="dxa"/>
            <w:vAlign w:val="center"/>
            <w:tcPrChange w:id="25" w:author="Алексей Ярославцев" w:date="2020-05-03T14:54:00Z">
              <w:tcPr>
                <w:tcW w:w="1413" w:type="dxa"/>
                <w:vAlign w:val="center"/>
              </w:tcPr>
            </w:tcPrChange>
          </w:tcPr>
          <w:p w14:paraId="7FCC80E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992" w:type="dxa"/>
            <w:vAlign w:val="center"/>
            <w:tcPrChange w:id="26" w:author="Алексей Ярославцев" w:date="2020-05-03T14:54:00Z">
              <w:tcPr>
                <w:tcW w:w="1128" w:type="dxa"/>
                <w:vAlign w:val="center"/>
              </w:tcPr>
            </w:tcPrChange>
          </w:tcPr>
          <w:p w14:paraId="6379661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276" w:type="dxa"/>
            <w:vAlign w:val="center"/>
            <w:tcPrChange w:id="27" w:author="Алексей Ярославцев" w:date="2020-05-03T14:54:00Z">
              <w:tcPr>
                <w:tcW w:w="1412" w:type="dxa"/>
                <w:vAlign w:val="center"/>
              </w:tcPr>
            </w:tcPrChange>
          </w:tcPr>
          <w:p w14:paraId="5BA27968" w14:textId="75B94C2B" w:rsidR="007813BB" w:rsidRPr="00802884" w:rsidRDefault="007813BB" w:rsidP="00802884">
            <w:pPr>
              <w:jc w:val="center"/>
              <w:rPr>
                <w:rFonts w:ascii="Times New Roman" w:hAnsi="Times New Roman" w:cs="Times New Roman"/>
                <w:color w:val="000000"/>
                <w:sz w:val="24"/>
                <w:szCs w:val="24"/>
              </w:rPr>
            </w:pPr>
            <w:r w:rsidRPr="00802884">
              <w:rPr>
                <w:rFonts w:ascii="Times New Roman" w:hAnsi="Times New Roman" w:cs="Times New Roman"/>
                <w:color w:val="000000"/>
                <w:sz w:val="24"/>
                <w:szCs w:val="24"/>
              </w:rPr>
              <w:t>35.8</w:t>
            </w:r>
          </w:p>
        </w:tc>
        <w:tc>
          <w:tcPr>
            <w:tcW w:w="1559" w:type="dxa"/>
            <w:vAlign w:val="center"/>
            <w:tcPrChange w:id="28" w:author="Алексей Ярославцев" w:date="2020-05-03T14:54:00Z">
              <w:tcPr>
                <w:tcW w:w="1412" w:type="dxa"/>
                <w:vAlign w:val="center"/>
              </w:tcPr>
            </w:tcPrChange>
          </w:tcPr>
          <w:p w14:paraId="434E9AA2" w14:textId="6286777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29" w:author="Алексей Ярославцев" w:date="2020-05-03T14:54:00Z">
              <w:tcPr>
                <w:tcW w:w="1266" w:type="dxa"/>
                <w:vAlign w:val="center"/>
              </w:tcPr>
            </w:tcPrChange>
          </w:tcPr>
          <w:p w14:paraId="398F129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7813BB" w14:paraId="6420BFA4" w14:textId="77777777" w:rsidTr="004B40AF">
        <w:trPr>
          <w:trHeight w:val="454"/>
          <w:trPrChange w:id="30" w:author="Алексей Ярославцев" w:date="2020-05-03T14:54:00Z">
            <w:trPr>
              <w:trHeight w:val="454"/>
            </w:trPr>
          </w:trPrChange>
        </w:trPr>
        <w:tc>
          <w:tcPr>
            <w:tcW w:w="1147" w:type="dxa"/>
            <w:vAlign w:val="center"/>
            <w:tcPrChange w:id="31" w:author="Алексей Ярославцев" w:date="2020-05-03T14:54:00Z">
              <w:tcPr>
                <w:tcW w:w="1146" w:type="dxa"/>
                <w:vAlign w:val="center"/>
              </w:tcPr>
            </w:tcPrChange>
          </w:tcPr>
          <w:p w14:paraId="20BF7CF5"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86" w:type="dxa"/>
            <w:vAlign w:val="center"/>
            <w:tcPrChange w:id="32" w:author="Алексей Ярославцев" w:date="2020-05-03T14:54:00Z">
              <w:tcPr>
                <w:tcW w:w="1797" w:type="dxa"/>
                <w:vAlign w:val="center"/>
              </w:tcPr>
            </w:tcPrChange>
          </w:tcPr>
          <w:p w14:paraId="6D2990D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Acer platanoides</w:t>
            </w:r>
          </w:p>
        </w:tc>
        <w:tc>
          <w:tcPr>
            <w:tcW w:w="907" w:type="dxa"/>
            <w:vAlign w:val="center"/>
            <w:tcPrChange w:id="33" w:author="Алексей Ярославцев" w:date="2020-05-03T14:54:00Z">
              <w:tcPr>
                <w:tcW w:w="1585" w:type="dxa"/>
                <w:vAlign w:val="center"/>
              </w:tcPr>
            </w:tcPrChange>
          </w:tcPr>
          <w:p w14:paraId="6EA6F0D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230" w:type="dxa"/>
            <w:vAlign w:val="center"/>
            <w:tcPrChange w:id="34" w:author="Алексей Ярославцев" w:date="2020-05-03T14:54:00Z">
              <w:tcPr>
                <w:tcW w:w="1413" w:type="dxa"/>
                <w:vAlign w:val="center"/>
              </w:tcPr>
            </w:tcPrChange>
          </w:tcPr>
          <w:p w14:paraId="1571FC1D"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992" w:type="dxa"/>
            <w:vAlign w:val="center"/>
            <w:tcPrChange w:id="35" w:author="Алексей Ярославцев" w:date="2020-05-03T14:54:00Z">
              <w:tcPr>
                <w:tcW w:w="1128" w:type="dxa"/>
                <w:vAlign w:val="center"/>
              </w:tcPr>
            </w:tcPrChange>
          </w:tcPr>
          <w:p w14:paraId="50E1AB31" w14:textId="77777777" w:rsidR="007813BB" w:rsidRPr="0089775C" w:rsidRDefault="007813BB" w:rsidP="00364A09">
            <w:pPr>
              <w:spacing w:line="20" w:lineRule="atLeast"/>
              <w:jc w:val="center"/>
              <w:rPr>
                <w:rFonts w:ascii="Times New Roman" w:hAnsi="Times New Roman" w:cs="Times New Roman"/>
                <w:color w:val="000000"/>
                <w:szCs w:val="24"/>
              </w:rPr>
            </w:pPr>
            <w:r>
              <w:rPr>
                <w:rFonts w:ascii="Times New Roman" w:hAnsi="Times New Roman" w:cs="Times New Roman"/>
                <w:color w:val="000000"/>
                <w:szCs w:val="24"/>
              </w:rPr>
              <w:t>50-60</w:t>
            </w:r>
          </w:p>
        </w:tc>
        <w:tc>
          <w:tcPr>
            <w:tcW w:w="1276" w:type="dxa"/>
            <w:vAlign w:val="center"/>
            <w:tcPrChange w:id="36" w:author="Алексей Ярославцев" w:date="2020-05-03T14:54:00Z">
              <w:tcPr>
                <w:tcW w:w="1412" w:type="dxa"/>
                <w:vAlign w:val="center"/>
              </w:tcPr>
            </w:tcPrChange>
          </w:tcPr>
          <w:p w14:paraId="5B5FE7D8" w14:textId="4788C4F5" w:rsidR="007813BB" w:rsidRPr="00802884" w:rsidRDefault="007813BB" w:rsidP="00802884">
            <w:pPr>
              <w:jc w:val="center"/>
              <w:rPr>
                <w:rFonts w:ascii="Times New Roman" w:hAnsi="Times New Roman" w:cs="Times New Roman"/>
                <w:color w:val="000000"/>
                <w:sz w:val="24"/>
                <w:szCs w:val="24"/>
              </w:rPr>
            </w:pPr>
            <w:r w:rsidRPr="00802884">
              <w:rPr>
                <w:rFonts w:ascii="Times New Roman" w:hAnsi="Times New Roman" w:cs="Times New Roman"/>
                <w:color w:val="000000"/>
                <w:sz w:val="24"/>
                <w:szCs w:val="24"/>
              </w:rPr>
              <w:t>55.7</w:t>
            </w:r>
          </w:p>
        </w:tc>
        <w:tc>
          <w:tcPr>
            <w:tcW w:w="1559" w:type="dxa"/>
            <w:vAlign w:val="center"/>
            <w:tcPrChange w:id="37" w:author="Алексей Ярославцев" w:date="2020-05-03T14:54:00Z">
              <w:tcPr>
                <w:tcW w:w="1412" w:type="dxa"/>
                <w:vAlign w:val="center"/>
              </w:tcPr>
            </w:tcPrChange>
          </w:tcPr>
          <w:p w14:paraId="7C715BA7" w14:textId="03186ED1"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38" w:author="Алексей Ярославцев" w:date="2020-05-03T14:54:00Z">
              <w:tcPr>
                <w:tcW w:w="1266" w:type="dxa"/>
                <w:vAlign w:val="center"/>
              </w:tcPr>
            </w:tcPrChange>
          </w:tcPr>
          <w:p w14:paraId="23D6023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2EE4EBAD" w14:textId="77777777" w:rsidTr="004B40AF">
        <w:trPr>
          <w:trHeight w:val="454"/>
          <w:trPrChange w:id="39" w:author="Алексей Ярославцев" w:date="2020-05-03T14:54:00Z">
            <w:trPr>
              <w:trHeight w:val="454"/>
            </w:trPr>
          </w:trPrChange>
        </w:trPr>
        <w:tc>
          <w:tcPr>
            <w:tcW w:w="1147" w:type="dxa"/>
            <w:vAlign w:val="center"/>
            <w:tcPrChange w:id="40" w:author="Алексей Ярославцев" w:date="2020-05-03T14:54:00Z">
              <w:tcPr>
                <w:tcW w:w="1146" w:type="dxa"/>
                <w:vAlign w:val="center"/>
              </w:tcPr>
            </w:tcPrChange>
          </w:tcPr>
          <w:p w14:paraId="5764DC7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86" w:type="dxa"/>
            <w:vAlign w:val="center"/>
            <w:tcPrChange w:id="41" w:author="Алексей Ярославцев" w:date="2020-05-03T14:54:00Z">
              <w:tcPr>
                <w:tcW w:w="1797" w:type="dxa"/>
                <w:vAlign w:val="center"/>
              </w:tcPr>
            </w:tcPrChange>
          </w:tcPr>
          <w:p w14:paraId="536B35B8"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Acer platanoides</w:t>
            </w:r>
          </w:p>
        </w:tc>
        <w:tc>
          <w:tcPr>
            <w:tcW w:w="907" w:type="dxa"/>
            <w:vAlign w:val="center"/>
            <w:tcPrChange w:id="42" w:author="Алексей Ярославцев" w:date="2020-05-03T14:54:00Z">
              <w:tcPr>
                <w:tcW w:w="1585" w:type="dxa"/>
                <w:vAlign w:val="center"/>
              </w:tcPr>
            </w:tcPrChange>
          </w:tcPr>
          <w:p w14:paraId="52F8C84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230" w:type="dxa"/>
            <w:vAlign w:val="center"/>
            <w:tcPrChange w:id="43" w:author="Алексей Ярославцев" w:date="2020-05-03T14:54:00Z">
              <w:tcPr>
                <w:tcW w:w="1413" w:type="dxa"/>
                <w:vAlign w:val="center"/>
              </w:tcPr>
            </w:tcPrChange>
          </w:tcPr>
          <w:p w14:paraId="2D285656"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992" w:type="dxa"/>
            <w:vAlign w:val="center"/>
            <w:tcPrChange w:id="44" w:author="Алексей Ярославцев" w:date="2020-05-03T14:54:00Z">
              <w:tcPr>
                <w:tcW w:w="1128" w:type="dxa"/>
                <w:vAlign w:val="center"/>
              </w:tcPr>
            </w:tcPrChange>
          </w:tcPr>
          <w:p w14:paraId="7F84F57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276" w:type="dxa"/>
            <w:vAlign w:val="center"/>
            <w:tcPrChange w:id="45" w:author="Алексей Ярославцев" w:date="2020-05-03T14:54:00Z">
              <w:tcPr>
                <w:tcW w:w="1412" w:type="dxa"/>
                <w:vAlign w:val="center"/>
              </w:tcPr>
            </w:tcPrChange>
          </w:tcPr>
          <w:p w14:paraId="17DB1D4A" w14:textId="64F8BC60"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28.5</w:t>
            </w:r>
          </w:p>
        </w:tc>
        <w:tc>
          <w:tcPr>
            <w:tcW w:w="1559" w:type="dxa"/>
            <w:vAlign w:val="center"/>
            <w:tcPrChange w:id="46" w:author="Алексей Ярославцев" w:date="2020-05-03T14:54:00Z">
              <w:tcPr>
                <w:tcW w:w="1412" w:type="dxa"/>
                <w:vAlign w:val="center"/>
              </w:tcPr>
            </w:tcPrChange>
          </w:tcPr>
          <w:p w14:paraId="2AC99000" w14:textId="094E31D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992" w:type="dxa"/>
            <w:vAlign w:val="center"/>
            <w:tcPrChange w:id="47" w:author="Алексей Ярославцев" w:date="2020-05-03T14:54:00Z">
              <w:tcPr>
                <w:tcW w:w="1266" w:type="dxa"/>
                <w:vAlign w:val="center"/>
              </w:tcPr>
            </w:tcPrChange>
          </w:tcPr>
          <w:p w14:paraId="11A62BA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5E30AD11" w14:textId="77777777" w:rsidTr="004B40AF">
        <w:trPr>
          <w:trHeight w:val="454"/>
          <w:trPrChange w:id="48" w:author="Алексей Ярославцев" w:date="2020-05-03T14:54:00Z">
            <w:trPr>
              <w:trHeight w:val="454"/>
            </w:trPr>
          </w:trPrChange>
        </w:trPr>
        <w:tc>
          <w:tcPr>
            <w:tcW w:w="1147" w:type="dxa"/>
            <w:vAlign w:val="center"/>
            <w:tcPrChange w:id="49" w:author="Алексей Ярославцев" w:date="2020-05-03T14:54:00Z">
              <w:tcPr>
                <w:tcW w:w="1146" w:type="dxa"/>
                <w:vAlign w:val="center"/>
              </w:tcPr>
            </w:tcPrChange>
          </w:tcPr>
          <w:p w14:paraId="1F320F10"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86" w:type="dxa"/>
            <w:vAlign w:val="center"/>
            <w:tcPrChange w:id="50" w:author="Алексей Ярославцев" w:date="2020-05-03T14:54:00Z">
              <w:tcPr>
                <w:tcW w:w="1797" w:type="dxa"/>
                <w:vAlign w:val="center"/>
              </w:tcPr>
            </w:tcPrChange>
          </w:tcPr>
          <w:p w14:paraId="5E7889A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Acer platanoides</w:t>
            </w:r>
          </w:p>
        </w:tc>
        <w:tc>
          <w:tcPr>
            <w:tcW w:w="907" w:type="dxa"/>
            <w:vAlign w:val="center"/>
            <w:tcPrChange w:id="51" w:author="Алексей Ярославцев" w:date="2020-05-03T14:54:00Z">
              <w:tcPr>
                <w:tcW w:w="1585" w:type="dxa"/>
                <w:vAlign w:val="center"/>
              </w:tcPr>
            </w:tcPrChange>
          </w:tcPr>
          <w:p w14:paraId="5146291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230" w:type="dxa"/>
            <w:vAlign w:val="center"/>
            <w:tcPrChange w:id="52" w:author="Алексей Ярославцев" w:date="2020-05-03T14:54:00Z">
              <w:tcPr>
                <w:tcW w:w="1413" w:type="dxa"/>
                <w:vAlign w:val="center"/>
              </w:tcPr>
            </w:tcPrChange>
          </w:tcPr>
          <w:p w14:paraId="0BA2DACE"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992" w:type="dxa"/>
            <w:vAlign w:val="center"/>
            <w:tcPrChange w:id="53" w:author="Алексей Ярославцев" w:date="2020-05-03T14:54:00Z">
              <w:tcPr>
                <w:tcW w:w="1128" w:type="dxa"/>
                <w:vAlign w:val="center"/>
              </w:tcPr>
            </w:tcPrChange>
          </w:tcPr>
          <w:p w14:paraId="01B0D1F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276" w:type="dxa"/>
            <w:vAlign w:val="center"/>
            <w:tcPrChange w:id="54" w:author="Алексей Ярославцев" w:date="2020-05-03T14:54:00Z">
              <w:tcPr>
                <w:tcW w:w="1412" w:type="dxa"/>
                <w:vAlign w:val="center"/>
              </w:tcPr>
            </w:tcPrChange>
          </w:tcPr>
          <w:p w14:paraId="1CAC67EA" w14:textId="355F92C1"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55.3</w:t>
            </w:r>
          </w:p>
        </w:tc>
        <w:tc>
          <w:tcPr>
            <w:tcW w:w="1559" w:type="dxa"/>
            <w:vAlign w:val="center"/>
            <w:tcPrChange w:id="55" w:author="Алексей Ярославцев" w:date="2020-05-03T14:54:00Z">
              <w:tcPr>
                <w:tcW w:w="1412" w:type="dxa"/>
                <w:vAlign w:val="center"/>
              </w:tcPr>
            </w:tcPrChange>
          </w:tcPr>
          <w:p w14:paraId="77732B32" w14:textId="4BFF4FFD"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56" w:author="Алексей Ярославцев" w:date="2020-05-03T14:54:00Z">
              <w:tcPr>
                <w:tcW w:w="1266" w:type="dxa"/>
                <w:vAlign w:val="center"/>
              </w:tcPr>
            </w:tcPrChange>
          </w:tcPr>
          <w:p w14:paraId="184D07CB"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6CE10696" w14:textId="77777777" w:rsidTr="004B40AF">
        <w:trPr>
          <w:trHeight w:val="454"/>
          <w:trPrChange w:id="57" w:author="Алексей Ярославцев" w:date="2020-05-03T14:54:00Z">
            <w:trPr>
              <w:trHeight w:val="454"/>
            </w:trPr>
          </w:trPrChange>
        </w:trPr>
        <w:tc>
          <w:tcPr>
            <w:tcW w:w="1147" w:type="dxa"/>
            <w:vAlign w:val="center"/>
            <w:tcPrChange w:id="58" w:author="Алексей Ярославцев" w:date="2020-05-03T14:54:00Z">
              <w:tcPr>
                <w:tcW w:w="1146" w:type="dxa"/>
                <w:vAlign w:val="center"/>
              </w:tcPr>
            </w:tcPrChange>
          </w:tcPr>
          <w:p w14:paraId="0C6C5978"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86" w:type="dxa"/>
            <w:vAlign w:val="center"/>
            <w:tcPrChange w:id="59" w:author="Алексей Ярославцев" w:date="2020-05-03T14:54:00Z">
              <w:tcPr>
                <w:tcW w:w="1797" w:type="dxa"/>
                <w:vAlign w:val="center"/>
              </w:tcPr>
            </w:tcPrChange>
          </w:tcPr>
          <w:p w14:paraId="33B10079"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Acer platanoides</w:t>
            </w:r>
          </w:p>
        </w:tc>
        <w:tc>
          <w:tcPr>
            <w:tcW w:w="907" w:type="dxa"/>
            <w:vAlign w:val="center"/>
            <w:tcPrChange w:id="60" w:author="Алексей Ярославцев" w:date="2020-05-03T14:54:00Z">
              <w:tcPr>
                <w:tcW w:w="1585" w:type="dxa"/>
                <w:vAlign w:val="center"/>
              </w:tcPr>
            </w:tcPrChange>
          </w:tcPr>
          <w:p w14:paraId="286BFE6C"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230" w:type="dxa"/>
            <w:vAlign w:val="center"/>
            <w:tcPrChange w:id="61" w:author="Алексей Ярославцев" w:date="2020-05-03T14:54:00Z">
              <w:tcPr>
                <w:tcW w:w="1413" w:type="dxa"/>
                <w:vAlign w:val="center"/>
              </w:tcPr>
            </w:tcPrChange>
          </w:tcPr>
          <w:p w14:paraId="520C2E41"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992" w:type="dxa"/>
            <w:vAlign w:val="center"/>
            <w:tcPrChange w:id="62" w:author="Алексей Ярославцев" w:date="2020-05-03T14:54:00Z">
              <w:tcPr>
                <w:tcW w:w="1128" w:type="dxa"/>
                <w:vAlign w:val="center"/>
              </w:tcPr>
            </w:tcPrChange>
          </w:tcPr>
          <w:p w14:paraId="3857563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276" w:type="dxa"/>
            <w:vAlign w:val="center"/>
            <w:tcPrChange w:id="63" w:author="Алексей Ярославцев" w:date="2020-05-03T14:54:00Z">
              <w:tcPr>
                <w:tcW w:w="1412" w:type="dxa"/>
                <w:vAlign w:val="center"/>
              </w:tcPr>
            </w:tcPrChange>
          </w:tcPr>
          <w:p w14:paraId="3BB3A346" w14:textId="2E8DD4D3"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27.6</w:t>
            </w:r>
          </w:p>
        </w:tc>
        <w:tc>
          <w:tcPr>
            <w:tcW w:w="1559" w:type="dxa"/>
            <w:vAlign w:val="center"/>
            <w:tcPrChange w:id="64" w:author="Алексей Ярославцев" w:date="2020-05-03T14:54:00Z">
              <w:tcPr>
                <w:tcW w:w="1412" w:type="dxa"/>
                <w:vAlign w:val="center"/>
              </w:tcPr>
            </w:tcPrChange>
          </w:tcPr>
          <w:p w14:paraId="09937DAF" w14:textId="1D1B4F08"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65" w:author="Алексей Ярославцев" w:date="2020-05-03T14:54:00Z">
              <w:tcPr>
                <w:tcW w:w="1266" w:type="dxa"/>
                <w:vAlign w:val="center"/>
              </w:tcPr>
            </w:tcPrChange>
          </w:tcPr>
          <w:p w14:paraId="7A496628"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65A3F28E" w14:textId="77777777" w:rsidTr="004B40AF">
        <w:trPr>
          <w:trHeight w:val="454"/>
          <w:trPrChange w:id="66" w:author="Алексей Ярославцев" w:date="2020-05-03T14:54:00Z">
            <w:trPr>
              <w:trHeight w:val="454"/>
            </w:trPr>
          </w:trPrChange>
        </w:trPr>
        <w:tc>
          <w:tcPr>
            <w:tcW w:w="1147" w:type="dxa"/>
            <w:vAlign w:val="center"/>
            <w:tcPrChange w:id="67" w:author="Алексей Ярославцев" w:date="2020-05-03T14:54:00Z">
              <w:tcPr>
                <w:tcW w:w="1146" w:type="dxa"/>
                <w:vAlign w:val="center"/>
              </w:tcPr>
            </w:tcPrChange>
          </w:tcPr>
          <w:p w14:paraId="0FC6A4A7"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86" w:type="dxa"/>
            <w:vAlign w:val="center"/>
            <w:tcPrChange w:id="68" w:author="Алексей Ярославцев" w:date="2020-05-03T14:54:00Z">
              <w:tcPr>
                <w:tcW w:w="1797" w:type="dxa"/>
                <w:vAlign w:val="center"/>
              </w:tcPr>
            </w:tcPrChange>
          </w:tcPr>
          <w:p w14:paraId="52A74D65" w14:textId="77777777" w:rsidR="007813BB" w:rsidRPr="0005675C" w:rsidRDefault="007813BB" w:rsidP="00364A09">
            <w:pPr>
              <w:spacing w:line="20" w:lineRule="atLeast"/>
              <w:rPr>
                <w:rFonts w:ascii="Times New Roman" w:eastAsia="Times New Roman" w:hAnsi="Times New Roman" w:cs="Times New Roman"/>
                <w:i/>
                <w:iCs/>
                <w:szCs w:val="24"/>
              </w:rPr>
            </w:pPr>
            <w:r w:rsidRPr="0005675C">
              <w:rPr>
                <w:rFonts w:ascii="Times New Roman" w:eastAsia="Times New Roman" w:hAnsi="Times New Roman" w:cs="Times New Roman"/>
                <w:i/>
                <w:iCs/>
                <w:szCs w:val="24"/>
              </w:rPr>
              <w:t>Betula pendula</w:t>
            </w:r>
          </w:p>
        </w:tc>
        <w:tc>
          <w:tcPr>
            <w:tcW w:w="907" w:type="dxa"/>
            <w:vAlign w:val="center"/>
            <w:tcPrChange w:id="69" w:author="Алексей Ярославцев" w:date="2020-05-03T14:54:00Z">
              <w:tcPr>
                <w:tcW w:w="1585" w:type="dxa"/>
                <w:vAlign w:val="center"/>
              </w:tcPr>
            </w:tcPrChange>
          </w:tcPr>
          <w:p w14:paraId="7750F467"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230" w:type="dxa"/>
            <w:vAlign w:val="center"/>
            <w:tcPrChange w:id="70" w:author="Алексей Ярославцев" w:date="2020-05-03T14:54:00Z">
              <w:tcPr>
                <w:tcW w:w="1413" w:type="dxa"/>
                <w:vAlign w:val="center"/>
              </w:tcPr>
            </w:tcPrChange>
          </w:tcPr>
          <w:p w14:paraId="77BD1604"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992" w:type="dxa"/>
            <w:vAlign w:val="center"/>
            <w:tcPrChange w:id="71" w:author="Алексей Ярославцев" w:date="2020-05-03T14:54:00Z">
              <w:tcPr>
                <w:tcW w:w="1128" w:type="dxa"/>
                <w:vAlign w:val="center"/>
              </w:tcPr>
            </w:tcPrChange>
          </w:tcPr>
          <w:p w14:paraId="2C02885F"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276" w:type="dxa"/>
            <w:vAlign w:val="center"/>
            <w:tcPrChange w:id="72" w:author="Алексей Ярославцев" w:date="2020-05-03T14:54:00Z">
              <w:tcPr>
                <w:tcW w:w="1412" w:type="dxa"/>
                <w:vAlign w:val="center"/>
              </w:tcPr>
            </w:tcPrChange>
          </w:tcPr>
          <w:p w14:paraId="0481EE64" w14:textId="2B91D882"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8.2</w:t>
            </w:r>
          </w:p>
        </w:tc>
        <w:tc>
          <w:tcPr>
            <w:tcW w:w="1559" w:type="dxa"/>
            <w:vAlign w:val="center"/>
            <w:tcPrChange w:id="73" w:author="Алексей Ярославцев" w:date="2020-05-03T14:54:00Z">
              <w:tcPr>
                <w:tcW w:w="1412" w:type="dxa"/>
                <w:vAlign w:val="center"/>
              </w:tcPr>
            </w:tcPrChange>
          </w:tcPr>
          <w:p w14:paraId="78367428" w14:textId="758B8533"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992" w:type="dxa"/>
            <w:vAlign w:val="center"/>
            <w:tcPrChange w:id="74" w:author="Алексей Ярославцев" w:date="2020-05-03T14:54:00Z">
              <w:tcPr>
                <w:tcW w:w="1266" w:type="dxa"/>
                <w:vAlign w:val="center"/>
              </w:tcPr>
            </w:tcPrChange>
          </w:tcPr>
          <w:p w14:paraId="5C1325F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211B5EB7" w14:textId="77777777" w:rsidTr="004B40AF">
        <w:trPr>
          <w:trHeight w:val="454"/>
          <w:trPrChange w:id="75" w:author="Алексей Ярославцев" w:date="2020-05-03T14:54:00Z">
            <w:trPr>
              <w:trHeight w:val="454"/>
            </w:trPr>
          </w:trPrChange>
        </w:trPr>
        <w:tc>
          <w:tcPr>
            <w:tcW w:w="1147" w:type="dxa"/>
            <w:vAlign w:val="center"/>
            <w:tcPrChange w:id="76" w:author="Алексей Ярославцев" w:date="2020-05-03T14:54:00Z">
              <w:tcPr>
                <w:tcW w:w="1146" w:type="dxa"/>
                <w:vAlign w:val="center"/>
              </w:tcPr>
            </w:tcPrChange>
          </w:tcPr>
          <w:p w14:paraId="5D9D2786"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86" w:type="dxa"/>
            <w:vAlign w:val="center"/>
            <w:tcPrChange w:id="77" w:author="Алексей Ярославцев" w:date="2020-05-03T14:54:00Z">
              <w:tcPr>
                <w:tcW w:w="1797" w:type="dxa"/>
                <w:vAlign w:val="center"/>
              </w:tcPr>
            </w:tcPrChange>
          </w:tcPr>
          <w:p w14:paraId="710215C5" w14:textId="77777777" w:rsidR="007813BB" w:rsidRPr="0005675C" w:rsidRDefault="007813BB" w:rsidP="00364A09">
            <w:pPr>
              <w:spacing w:line="20" w:lineRule="atLeast"/>
              <w:rPr>
                <w:rFonts w:ascii="Times New Roman" w:eastAsia="Times New Roman" w:hAnsi="Times New Roman" w:cs="Times New Roman"/>
                <w:i/>
                <w:iCs/>
                <w:szCs w:val="24"/>
              </w:rPr>
            </w:pPr>
            <w:r w:rsidRPr="0005675C">
              <w:rPr>
                <w:rFonts w:ascii="Times New Roman" w:eastAsia="Times New Roman" w:hAnsi="Times New Roman" w:cs="Times New Roman"/>
                <w:i/>
                <w:iCs/>
                <w:szCs w:val="24"/>
              </w:rPr>
              <w:t>Betula pendula</w:t>
            </w:r>
          </w:p>
        </w:tc>
        <w:tc>
          <w:tcPr>
            <w:tcW w:w="907" w:type="dxa"/>
            <w:vAlign w:val="center"/>
            <w:tcPrChange w:id="78" w:author="Алексей Ярославцев" w:date="2020-05-03T14:54:00Z">
              <w:tcPr>
                <w:tcW w:w="1585" w:type="dxa"/>
                <w:vAlign w:val="center"/>
              </w:tcPr>
            </w:tcPrChange>
          </w:tcPr>
          <w:p w14:paraId="780A1B7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230" w:type="dxa"/>
            <w:vAlign w:val="center"/>
            <w:tcPrChange w:id="79" w:author="Алексей Ярославцев" w:date="2020-05-03T14:54:00Z">
              <w:tcPr>
                <w:tcW w:w="1413" w:type="dxa"/>
                <w:vAlign w:val="center"/>
              </w:tcPr>
            </w:tcPrChange>
          </w:tcPr>
          <w:p w14:paraId="36CC18C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992" w:type="dxa"/>
            <w:vAlign w:val="center"/>
            <w:tcPrChange w:id="80" w:author="Алексей Ярославцев" w:date="2020-05-03T14:54:00Z">
              <w:tcPr>
                <w:tcW w:w="1128" w:type="dxa"/>
                <w:vAlign w:val="center"/>
              </w:tcPr>
            </w:tcPrChange>
          </w:tcPr>
          <w:p w14:paraId="4EDEF922"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276" w:type="dxa"/>
            <w:vAlign w:val="center"/>
            <w:tcPrChange w:id="81" w:author="Алексей Ярославцев" w:date="2020-05-03T14:54:00Z">
              <w:tcPr>
                <w:tcW w:w="1412" w:type="dxa"/>
                <w:vAlign w:val="center"/>
              </w:tcPr>
            </w:tcPrChange>
          </w:tcPr>
          <w:p w14:paraId="18DCE249" w14:textId="152BC74D"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7.6</w:t>
            </w:r>
          </w:p>
        </w:tc>
        <w:tc>
          <w:tcPr>
            <w:tcW w:w="1559" w:type="dxa"/>
            <w:vAlign w:val="center"/>
            <w:tcPrChange w:id="82" w:author="Алексей Ярославцев" w:date="2020-05-03T14:54:00Z">
              <w:tcPr>
                <w:tcW w:w="1412" w:type="dxa"/>
                <w:vAlign w:val="center"/>
              </w:tcPr>
            </w:tcPrChange>
          </w:tcPr>
          <w:p w14:paraId="5B0876B3" w14:textId="07A3255C"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83" w:author="Алексей Ярославцев" w:date="2020-05-03T14:54:00Z">
              <w:tcPr>
                <w:tcW w:w="1266" w:type="dxa"/>
                <w:vAlign w:val="center"/>
              </w:tcPr>
            </w:tcPrChange>
          </w:tcPr>
          <w:p w14:paraId="6EBE99B3"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2BA61935" w14:textId="77777777" w:rsidTr="004B40AF">
        <w:trPr>
          <w:trHeight w:val="454"/>
          <w:trPrChange w:id="84" w:author="Алексей Ярославцев" w:date="2020-05-03T14:54:00Z">
            <w:trPr>
              <w:trHeight w:val="454"/>
            </w:trPr>
          </w:trPrChange>
        </w:trPr>
        <w:tc>
          <w:tcPr>
            <w:tcW w:w="1147" w:type="dxa"/>
            <w:vAlign w:val="center"/>
            <w:tcPrChange w:id="85" w:author="Алексей Ярославцев" w:date="2020-05-03T14:54:00Z">
              <w:tcPr>
                <w:tcW w:w="1146" w:type="dxa"/>
                <w:vAlign w:val="center"/>
              </w:tcPr>
            </w:tcPrChange>
          </w:tcPr>
          <w:p w14:paraId="320D6188"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86" w:type="dxa"/>
            <w:vAlign w:val="center"/>
            <w:tcPrChange w:id="86" w:author="Алексей Ярославцев" w:date="2020-05-03T14:54:00Z">
              <w:tcPr>
                <w:tcW w:w="1797" w:type="dxa"/>
                <w:vAlign w:val="center"/>
              </w:tcPr>
            </w:tcPrChange>
          </w:tcPr>
          <w:p w14:paraId="46636A15" w14:textId="77777777" w:rsidR="007813BB" w:rsidRPr="0005675C" w:rsidRDefault="007813BB" w:rsidP="00364A09">
            <w:pPr>
              <w:spacing w:line="20" w:lineRule="atLeast"/>
              <w:rPr>
                <w:rFonts w:ascii="Times New Roman" w:eastAsia="Times New Roman" w:hAnsi="Times New Roman" w:cs="Times New Roman"/>
                <w:i/>
                <w:iCs/>
                <w:szCs w:val="24"/>
              </w:rPr>
            </w:pPr>
            <w:r w:rsidRPr="0005675C">
              <w:rPr>
                <w:rFonts w:ascii="Times New Roman" w:eastAsia="Times New Roman" w:hAnsi="Times New Roman" w:cs="Times New Roman"/>
                <w:i/>
                <w:iCs/>
                <w:szCs w:val="24"/>
              </w:rPr>
              <w:t>Betula pendula</w:t>
            </w:r>
          </w:p>
        </w:tc>
        <w:tc>
          <w:tcPr>
            <w:tcW w:w="907" w:type="dxa"/>
            <w:vAlign w:val="center"/>
            <w:tcPrChange w:id="87" w:author="Алексей Ярославцев" w:date="2020-05-03T14:54:00Z">
              <w:tcPr>
                <w:tcW w:w="1585" w:type="dxa"/>
                <w:vAlign w:val="center"/>
              </w:tcPr>
            </w:tcPrChange>
          </w:tcPr>
          <w:p w14:paraId="6EE99300"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230" w:type="dxa"/>
            <w:vAlign w:val="center"/>
            <w:tcPrChange w:id="88" w:author="Алексей Ярославцев" w:date="2020-05-03T14:54:00Z">
              <w:tcPr>
                <w:tcW w:w="1413" w:type="dxa"/>
                <w:vAlign w:val="center"/>
              </w:tcPr>
            </w:tcPrChange>
          </w:tcPr>
          <w:p w14:paraId="11B94C0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992" w:type="dxa"/>
            <w:vAlign w:val="center"/>
            <w:tcPrChange w:id="89" w:author="Алексей Ярославцев" w:date="2020-05-03T14:54:00Z">
              <w:tcPr>
                <w:tcW w:w="1128" w:type="dxa"/>
                <w:vAlign w:val="center"/>
              </w:tcPr>
            </w:tcPrChange>
          </w:tcPr>
          <w:p w14:paraId="0CA59683"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276" w:type="dxa"/>
            <w:vAlign w:val="center"/>
            <w:tcPrChange w:id="90" w:author="Алексей Ярославцев" w:date="2020-05-03T14:54:00Z">
              <w:tcPr>
                <w:tcW w:w="1412" w:type="dxa"/>
                <w:vAlign w:val="center"/>
              </w:tcPr>
            </w:tcPrChange>
          </w:tcPr>
          <w:p w14:paraId="2EE60769" w14:textId="4B8980CE"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6.4</w:t>
            </w:r>
          </w:p>
        </w:tc>
        <w:tc>
          <w:tcPr>
            <w:tcW w:w="1559" w:type="dxa"/>
            <w:vAlign w:val="center"/>
            <w:tcPrChange w:id="91" w:author="Алексей Ярославцев" w:date="2020-05-03T14:54:00Z">
              <w:tcPr>
                <w:tcW w:w="1412" w:type="dxa"/>
                <w:vAlign w:val="center"/>
              </w:tcPr>
            </w:tcPrChange>
          </w:tcPr>
          <w:p w14:paraId="478BD264" w14:textId="6CE1D645"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92" w:author="Алексей Ярославцев" w:date="2020-05-03T14:54:00Z">
              <w:tcPr>
                <w:tcW w:w="1266" w:type="dxa"/>
                <w:vAlign w:val="center"/>
              </w:tcPr>
            </w:tcPrChange>
          </w:tcPr>
          <w:p w14:paraId="5A132603"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06A59E93" w14:textId="77777777" w:rsidTr="004B40AF">
        <w:trPr>
          <w:trHeight w:val="454"/>
          <w:trPrChange w:id="93" w:author="Алексей Ярославцев" w:date="2020-05-03T14:54:00Z">
            <w:trPr>
              <w:trHeight w:val="454"/>
            </w:trPr>
          </w:trPrChange>
        </w:trPr>
        <w:tc>
          <w:tcPr>
            <w:tcW w:w="1147" w:type="dxa"/>
            <w:vAlign w:val="center"/>
            <w:tcPrChange w:id="94" w:author="Алексей Ярославцев" w:date="2020-05-03T14:54:00Z">
              <w:tcPr>
                <w:tcW w:w="1146" w:type="dxa"/>
                <w:vAlign w:val="center"/>
              </w:tcPr>
            </w:tcPrChange>
          </w:tcPr>
          <w:p w14:paraId="1E21D11C"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86" w:type="dxa"/>
            <w:vAlign w:val="center"/>
            <w:tcPrChange w:id="95" w:author="Алексей Ярославцев" w:date="2020-05-03T14:54:00Z">
              <w:tcPr>
                <w:tcW w:w="1797" w:type="dxa"/>
                <w:vAlign w:val="center"/>
              </w:tcPr>
            </w:tcPrChange>
          </w:tcPr>
          <w:p w14:paraId="125FE442"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Larix sibirica</w:t>
            </w:r>
          </w:p>
        </w:tc>
        <w:tc>
          <w:tcPr>
            <w:tcW w:w="907" w:type="dxa"/>
            <w:vAlign w:val="center"/>
            <w:tcPrChange w:id="96" w:author="Алексей Ярославцев" w:date="2020-05-03T14:54:00Z">
              <w:tcPr>
                <w:tcW w:w="1585" w:type="dxa"/>
                <w:vAlign w:val="center"/>
              </w:tcPr>
            </w:tcPrChange>
          </w:tcPr>
          <w:p w14:paraId="03C47D97"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230" w:type="dxa"/>
            <w:vAlign w:val="center"/>
            <w:tcPrChange w:id="97" w:author="Алексей Ярославцев" w:date="2020-05-03T14:54:00Z">
              <w:tcPr>
                <w:tcW w:w="1413" w:type="dxa"/>
                <w:vAlign w:val="center"/>
              </w:tcPr>
            </w:tcPrChange>
          </w:tcPr>
          <w:p w14:paraId="2412B385"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992" w:type="dxa"/>
            <w:vAlign w:val="center"/>
            <w:tcPrChange w:id="98" w:author="Алексей Ярославцев" w:date="2020-05-03T14:54:00Z">
              <w:tcPr>
                <w:tcW w:w="1128" w:type="dxa"/>
                <w:vAlign w:val="center"/>
              </w:tcPr>
            </w:tcPrChange>
          </w:tcPr>
          <w:p w14:paraId="7C7DA87D"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276" w:type="dxa"/>
            <w:vAlign w:val="center"/>
            <w:tcPrChange w:id="99" w:author="Алексей Ярославцев" w:date="2020-05-03T14:54:00Z">
              <w:tcPr>
                <w:tcW w:w="1412" w:type="dxa"/>
                <w:vAlign w:val="center"/>
              </w:tcPr>
            </w:tcPrChange>
          </w:tcPr>
          <w:p w14:paraId="0CC7AB48" w14:textId="38FC847E"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37.4</w:t>
            </w:r>
          </w:p>
        </w:tc>
        <w:tc>
          <w:tcPr>
            <w:tcW w:w="1559" w:type="dxa"/>
            <w:vAlign w:val="center"/>
            <w:tcPrChange w:id="100" w:author="Алексей Ярославцев" w:date="2020-05-03T14:54:00Z">
              <w:tcPr>
                <w:tcW w:w="1412" w:type="dxa"/>
                <w:vAlign w:val="center"/>
              </w:tcPr>
            </w:tcPrChange>
          </w:tcPr>
          <w:p w14:paraId="7BB5C5EF" w14:textId="49B701A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101" w:author="Алексей Ярославцев" w:date="2020-05-03T14:54:00Z">
              <w:tcPr>
                <w:tcW w:w="1266" w:type="dxa"/>
                <w:vAlign w:val="center"/>
              </w:tcPr>
            </w:tcPrChange>
          </w:tcPr>
          <w:p w14:paraId="07774BDA"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2262D32C" w14:textId="77777777" w:rsidTr="004B40AF">
        <w:trPr>
          <w:trHeight w:val="454"/>
          <w:trPrChange w:id="102" w:author="Алексей Ярославцев" w:date="2020-05-03T14:54:00Z">
            <w:trPr>
              <w:trHeight w:val="454"/>
            </w:trPr>
          </w:trPrChange>
        </w:trPr>
        <w:tc>
          <w:tcPr>
            <w:tcW w:w="1147" w:type="dxa"/>
            <w:vAlign w:val="center"/>
            <w:tcPrChange w:id="103" w:author="Алексей Ярославцев" w:date="2020-05-03T14:54:00Z">
              <w:tcPr>
                <w:tcW w:w="1146" w:type="dxa"/>
                <w:vAlign w:val="center"/>
              </w:tcPr>
            </w:tcPrChange>
          </w:tcPr>
          <w:p w14:paraId="1AC11F9B"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86" w:type="dxa"/>
            <w:vAlign w:val="center"/>
            <w:tcPrChange w:id="104" w:author="Алексей Ярославцев" w:date="2020-05-03T14:54:00Z">
              <w:tcPr>
                <w:tcW w:w="1797" w:type="dxa"/>
                <w:vAlign w:val="center"/>
              </w:tcPr>
            </w:tcPrChange>
          </w:tcPr>
          <w:p w14:paraId="7DE64B9B"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Larix sibirica</w:t>
            </w:r>
          </w:p>
        </w:tc>
        <w:tc>
          <w:tcPr>
            <w:tcW w:w="907" w:type="dxa"/>
            <w:vAlign w:val="center"/>
            <w:tcPrChange w:id="105" w:author="Алексей Ярославцев" w:date="2020-05-03T14:54:00Z">
              <w:tcPr>
                <w:tcW w:w="1585" w:type="dxa"/>
                <w:vAlign w:val="center"/>
              </w:tcPr>
            </w:tcPrChange>
          </w:tcPr>
          <w:p w14:paraId="06EF7266"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230" w:type="dxa"/>
            <w:vAlign w:val="center"/>
            <w:tcPrChange w:id="106" w:author="Алексей Ярославцев" w:date="2020-05-03T14:54:00Z">
              <w:tcPr>
                <w:tcW w:w="1413" w:type="dxa"/>
                <w:vAlign w:val="center"/>
              </w:tcPr>
            </w:tcPrChange>
          </w:tcPr>
          <w:p w14:paraId="2B04548D"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992" w:type="dxa"/>
            <w:vAlign w:val="center"/>
            <w:tcPrChange w:id="107" w:author="Алексей Ярославцев" w:date="2020-05-03T14:54:00Z">
              <w:tcPr>
                <w:tcW w:w="1128" w:type="dxa"/>
                <w:vAlign w:val="center"/>
              </w:tcPr>
            </w:tcPrChange>
          </w:tcPr>
          <w:p w14:paraId="602C601D"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276" w:type="dxa"/>
            <w:vAlign w:val="center"/>
            <w:tcPrChange w:id="108" w:author="Алексей Ярославцев" w:date="2020-05-03T14:54:00Z">
              <w:tcPr>
                <w:tcW w:w="1412" w:type="dxa"/>
                <w:vAlign w:val="center"/>
              </w:tcPr>
            </w:tcPrChange>
          </w:tcPr>
          <w:p w14:paraId="759ECBC3" w14:textId="4A73A160"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65.9</w:t>
            </w:r>
          </w:p>
        </w:tc>
        <w:tc>
          <w:tcPr>
            <w:tcW w:w="1559" w:type="dxa"/>
            <w:vAlign w:val="center"/>
            <w:tcPrChange w:id="109" w:author="Алексей Ярославцев" w:date="2020-05-03T14:54:00Z">
              <w:tcPr>
                <w:tcW w:w="1412" w:type="dxa"/>
                <w:vAlign w:val="center"/>
              </w:tcPr>
            </w:tcPrChange>
          </w:tcPr>
          <w:p w14:paraId="21702FE6" w14:textId="6302986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110" w:author="Алексей Ярославцев" w:date="2020-05-03T14:54:00Z">
              <w:tcPr>
                <w:tcW w:w="1266" w:type="dxa"/>
                <w:vAlign w:val="center"/>
              </w:tcPr>
            </w:tcPrChange>
          </w:tcPr>
          <w:p w14:paraId="67EA4B97"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2F9FC46A" w14:textId="77777777" w:rsidTr="004B40AF">
        <w:trPr>
          <w:trHeight w:val="454"/>
          <w:trPrChange w:id="111" w:author="Алексей Ярославцев" w:date="2020-05-03T14:54:00Z">
            <w:trPr>
              <w:trHeight w:val="454"/>
            </w:trPr>
          </w:trPrChange>
        </w:trPr>
        <w:tc>
          <w:tcPr>
            <w:tcW w:w="1147" w:type="dxa"/>
            <w:vAlign w:val="center"/>
            <w:tcPrChange w:id="112" w:author="Алексей Ярославцев" w:date="2020-05-03T14:54:00Z">
              <w:tcPr>
                <w:tcW w:w="1146" w:type="dxa"/>
                <w:vAlign w:val="center"/>
              </w:tcPr>
            </w:tcPrChange>
          </w:tcPr>
          <w:p w14:paraId="444C075D"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86" w:type="dxa"/>
            <w:vAlign w:val="center"/>
            <w:tcPrChange w:id="113" w:author="Алексей Ярославцев" w:date="2020-05-03T14:54:00Z">
              <w:tcPr>
                <w:tcW w:w="1797" w:type="dxa"/>
                <w:vAlign w:val="center"/>
              </w:tcPr>
            </w:tcPrChange>
          </w:tcPr>
          <w:p w14:paraId="33C36675"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Larix sibirica</w:t>
            </w:r>
          </w:p>
        </w:tc>
        <w:tc>
          <w:tcPr>
            <w:tcW w:w="907" w:type="dxa"/>
            <w:vAlign w:val="center"/>
            <w:tcPrChange w:id="114" w:author="Алексей Ярославцев" w:date="2020-05-03T14:54:00Z">
              <w:tcPr>
                <w:tcW w:w="1585" w:type="dxa"/>
                <w:vAlign w:val="center"/>
              </w:tcPr>
            </w:tcPrChange>
          </w:tcPr>
          <w:p w14:paraId="6A3E710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230" w:type="dxa"/>
            <w:vAlign w:val="center"/>
            <w:tcPrChange w:id="115" w:author="Алексей Ярославцев" w:date="2020-05-03T14:54:00Z">
              <w:tcPr>
                <w:tcW w:w="1413" w:type="dxa"/>
                <w:vAlign w:val="center"/>
              </w:tcPr>
            </w:tcPrChange>
          </w:tcPr>
          <w:p w14:paraId="78829079"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992" w:type="dxa"/>
            <w:vAlign w:val="center"/>
            <w:tcPrChange w:id="116" w:author="Алексей Ярославцев" w:date="2020-05-03T14:54:00Z">
              <w:tcPr>
                <w:tcW w:w="1128" w:type="dxa"/>
                <w:vAlign w:val="center"/>
              </w:tcPr>
            </w:tcPrChange>
          </w:tcPr>
          <w:p w14:paraId="43ED72FC"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276" w:type="dxa"/>
            <w:vAlign w:val="center"/>
            <w:tcPrChange w:id="117" w:author="Алексей Ярославцев" w:date="2020-05-03T14:54:00Z">
              <w:tcPr>
                <w:tcW w:w="1412" w:type="dxa"/>
                <w:vAlign w:val="center"/>
              </w:tcPr>
            </w:tcPrChange>
          </w:tcPr>
          <w:p w14:paraId="486D4F7C" w14:textId="5102C447"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32.3</w:t>
            </w:r>
          </w:p>
        </w:tc>
        <w:tc>
          <w:tcPr>
            <w:tcW w:w="1559" w:type="dxa"/>
            <w:vAlign w:val="center"/>
            <w:tcPrChange w:id="118" w:author="Алексей Ярославцев" w:date="2020-05-03T14:54:00Z">
              <w:tcPr>
                <w:tcW w:w="1412" w:type="dxa"/>
                <w:vAlign w:val="center"/>
              </w:tcPr>
            </w:tcPrChange>
          </w:tcPr>
          <w:p w14:paraId="0760FF4C" w14:textId="67FBF831"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119" w:author="Алексей Ярославцев" w:date="2020-05-03T14:54:00Z">
              <w:tcPr>
                <w:tcW w:w="1266" w:type="dxa"/>
                <w:vAlign w:val="center"/>
              </w:tcPr>
            </w:tcPrChange>
          </w:tcPr>
          <w:p w14:paraId="2F2EC09B"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1B90BEC8" w14:textId="77777777" w:rsidTr="004B40AF">
        <w:trPr>
          <w:trHeight w:val="454"/>
          <w:trPrChange w:id="120" w:author="Алексей Ярославцев" w:date="2020-05-03T14:54:00Z">
            <w:trPr>
              <w:trHeight w:val="454"/>
            </w:trPr>
          </w:trPrChange>
        </w:trPr>
        <w:tc>
          <w:tcPr>
            <w:tcW w:w="1147" w:type="dxa"/>
            <w:vAlign w:val="center"/>
            <w:tcPrChange w:id="121" w:author="Алексей Ярославцев" w:date="2020-05-03T14:54:00Z">
              <w:tcPr>
                <w:tcW w:w="1146" w:type="dxa"/>
                <w:vAlign w:val="center"/>
              </w:tcPr>
            </w:tcPrChange>
          </w:tcPr>
          <w:p w14:paraId="1F3EE2A3"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86" w:type="dxa"/>
            <w:vAlign w:val="center"/>
            <w:tcPrChange w:id="122" w:author="Алексей Ярославцев" w:date="2020-05-03T14:54:00Z">
              <w:tcPr>
                <w:tcW w:w="1797" w:type="dxa"/>
                <w:vAlign w:val="center"/>
              </w:tcPr>
            </w:tcPrChange>
          </w:tcPr>
          <w:p w14:paraId="4A894FAC" w14:textId="77777777" w:rsidR="007813BB" w:rsidRPr="0005675C" w:rsidRDefault="007813BB" w:rsidP="00364A09">
            <w:pPr>
              <w:rPr>
                <w:rFonts w:ascii="Times New Roman" w:eastAsia="Times New Roman" w:hAnsi="Times New Roman" w:cs="Times New Roman"/>
                <w:i/>
                <w:iCs/>
                <w:szCs w:val="24"/>
              </w:rPr>
            </w:pPr>
            <w:r w:rsidRPr="0005675C">
              <w:rPr>
                <w:rFonts w:ascii="Times New Roman" w:hAnsi="Times New Roman" w:cs="Times New Roman"/>
                <w:i/>
                <w:iCs/>
                <w:color w:val="000000"/>
                <w:szCs w:val="24"/>
              </w:rPr>
              <w:t>Tilia cordata</w:t>
            </w:r>
          </w:p>
        </w:tc>
        <w:tc>
          <w:tcPr>
            <w:tcW w:w="907" w:type="dxa"/>
            <w:vAlign w:val="center"/>
            <w:tcPrChange w:id="123" w:author="Алексей Ярославцев" w:date="2020-05-03T14:54:00Z">
              <w:tcPr>
                <w:tcW w:w="1585" w:type="dxa"/>
                <w:vAlign w:val="center"/>
              </w:tcPr>
            </w:tcPrChange>
          </w:tcPr>
          <w:p w14:paraId="10C245C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230" w:type="dxa"/>
            <w:vAlign w:val="center"/>
            <w:tcPrChange w:id="124" w:author="Алексей Ярославцев" w:date="2020-05-03T14:54:00Z">
              <w:tcPr>
                <w:tcW w:w="1413" w:type="dxa"/>
                <w:vAlign w:val="center"/>
              </w:tcPr>
            </w:tcPrChange>
          </w:tcPr>
          <w:p w14:paraId="07FB203C"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992" w:type="dxa"/>
            <w:vAlign w:val="center"/>
            <w:tcPrChange w:id="125" w:author="Алексей Ярославцев" w:date="2020-05-03T14:54:00Z">
              <w:tcPr>
                <w:tcW w:w="1128" w:type="dxa"/>
                <w:vAlign w:val="center"/>
              </w:tcPr>
            </w:tcPrChange>
          </w:tcPr>
          <w:p w14:paraId="481061D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276" w:type="dxa"/>
            <w:vAlign w:val="center"/>
            <w:tcPrChange w:id="126" w:author="Алексей Ярославцев" w:date="2020-05-03T14:54:00Z">
              <w:tcPr>
                <w:tcW w:w="1412" w:type="dxa"/>
                <w:vAlign w:val="center"/>
              </w:tcPr>
            </w:tcPrChange>
          </w:tcPr>
          <w:p w14:paraId="21D1B61D" w14:textId="7230C0EA"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19.5</w:t>
            </w:r>
          </w:p>
        </w:tc>
        <w:tc>
          <w:tcPr>
            <w:tcW w:w="1559" w:type="dxa"/>
            <w:vAlign w:val="center"/>
            <w:tcPrChange w:id="127" w:author="Алексей Ярославцев" w:date="2020-05-03T14:54:00Z">
              <w:tcPr>
                <w:tcW w:w="1412" w:type="dxa"/>
                <w:vAlign w:val="center"/>
              </w:tcPr>
            </w:tcPrChange>
          </w:tcPr>
          <w:p w14:paraId="3785FF85" w14:textId="248F202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992" w:type="dxa"/>
            <w:vAlign w:val="center"/>
            <w:tcPrChange w:id="128" w:author="Алексей Ярославцев" w:date="2020-05-03T14:54:00Z">
              <w:tcPr>
                <w:tcW w:w="1266" w:type="dxa"/>
                <w:vAlign w:val="center"/>
              </w:tcPr>
            </w:tcPrChange>
          </w:tcPr>
          <w:p w14:paraId="2AA874AC"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2CBCD796" w14:textId="77777777" w:rsidTr="004B40AF">
        <w:trPr>
          <w:trHeight w:val="454"/>
          <w:trPrChange w:id="129" w:author="Алексей Ярославцев" w:date="2020-05-03T14:54:00Z">
            <w:trPr>
              <w:trHeight w:val="454"/>
            </w:trPr>
          </w:trPrChange>
        </w:trPr>
        <w:tc>
          <w:tcPr>
            <w:tcW w:w="1147" w:type="dxa"/>
            <w:vAlign w:val="center"/>
            <w:tcPrChange w:id="130" w:author="Алексей Ярославцев" w:date="2020-05-03T14:54:00Z">
              <w:tcPr>
                <w:tcW w:w="1146" w:type="dxa"/>
                <w:vAlign w:val="center"/>
              </w:tcPr>
            </w:tcPrChange>
          </w:tcPr>
          <w:p w14:paraId="1AF3BF66" w14:textId="77777777" w:rsidR="007813BB" w:rsidRPr="0089775C" w:rsidRDefault="007813BB"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86" w:type="dxa"/>
            <w:vAlign w:val="center"/>
            <w:tcPrChange w:id="131" w:author="Алексей Ярославцев" w:date="2020-05-03T14:54:00Z">
              <w:tcPr>
                <w:tcW w:w="1797" w:type="dxa"/>
                <w:vAlign w:val="center"/>
              </w:tcPr>
            </w:tcPrChange>
          </w:tcPr>
          <w:p w14:paraId="14025D23" w14:textId="77777777" w:rsidR="007813BB" w:rsidRPr="0005675C" w:rsidRDefault="007813BB" w:rsidP="00364A09">
            <w:pPr>
              <w:rPr>
                <w:rFonts w:ascii="Times New Roman" w:eastAsia="Times New Roman" w:hAnsi="Times New Roman" w:cs="Times New Roman"/>
                <w:i/>
                <w:iCs/>
                <w:szCs w:val="24"/>
              </w:rPr>
            </w:pPr>
            <w:r w:rsidRPr="0005675C">
              <w:rPr>
                <w:rFonts w:ascii="Times New Roman" w:hAnsi="Times New Roman" w:cs="Times New Roman"/>
                <w:i/>
                <w:iCs/>
                <w:color w:val="000000"/>
                <w:szCs w:val="24"/>
              </w:rPr>
              <w:t>Tilia cordata</w:t>
            </w:r>
          </w:p>
        </w:tc>
        <w:tc>
          <w:tcPr>
            <w:tcW w:w="907" w:type="dxa"/>
            <w:vAlign w:val="center"/>
            <w:tcPrChange w:id="132" w:author="Алексей Ярославцев" w:date="2020-05-03T14:54:00Z">
              <w:tcPr>
                <w:tcW w:w="1585" w:type="dxa"/>
                <w:vAlign w:val="center"/>
              </w:tcPr>
            </w:tcPrChange>
          </w:tcPr>
          <w:p w14:paraId="39BBBA3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230" w:type="dxa"/>
            <w:vAlign w:val="center"/>
            <w:tcPrChange w:id="133" w:author="Алексей Ярославцев" w:date="2020-05-03T14:54:00Z">
              <w:tcPr>
                <w:tcW w:w="1413" w:type="dxa"/>
                <w:vAlign w:val="center"/>
              </w:tcPr>
            </w:tcPrChange>
          </w:tcPr>
          <w:p w14:paraId="71E3BA27"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992" w:type="dxa"/>
            <w:vAlign w:val="center"/>
            <w:tcPrChange w:id="134" w:author="Алексей Ярославцев" w:date="2020-05-03T14:54:00Z">
              <w:tcPr>
                <w:tcW w:w="1128" w:type="dxa"/>
                <w:vAlign w:val="center"/>
              </w:tcPr>
            </w:tcPrChange>
          </w:tcPr>
          <w:p w14:paraId="486952C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276" w:type="dxa"/>
            <w:vAlign w:val="center"/>
            <w:tcPrChange w:id="135" w:author="Алексей Ярославцев" w:date="2020-05-03T14:54:00Z">
              <w:tcPr>
                <w:tcW w:w="1412" w:type="dxa"/>
                <w:vAlign w:val="center"/>
              </w:tcPr>
            </w:tcPrChange>
          </w:tcPr>
          <w:p w14:paraId="25B0085F" w14:textId="5365CB24"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31.3</w:t>
            </w:r>
          </w:p>
        </w:tc>
        <w:tc>
          <w:tcPr>
            <w:tcW w:w="1559" w:type="dxa"/>
            <w:vAlign w:val="center"/>
            <w:tcPrChange w:id="136" w:author="Алексей Ярославцев" w:date="2020-05-03T14:54:00Z">
              <w:tcPr>
                <w:tcW w:w="1412" w:type="dxa"/>
                <w:vAlign w:val="center"/>
              </w:tcPr>
            </w:tcPrChange>
          </w:tcPr>
          <w:p w14:paraId="0B9918ED" w14:textId="05443B9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992" w:type="dxa"/>
            <w:vAlign w:val="center"/>
            <w:tcPrChange w:id="137" w:author="Алексей Ярославцев" w:date="2020-05-03T14:54:00Z">
              <w:tcPr>
                <w:tcW w:w="1266" w:type="dxa"/>
                <w:vAlign w:val="center"/>
              </w:tcPr>
            </w:tcPrChange>
          </w:tcPr>
          <w:p w14:paraId="0B5DE8E9"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3E656104" w14:textId="77777777" w:rsidTr="004B40AF">
        <w:trPr>
          <w:trHeight w:val="454"/>
          <w:trPrChange w:id="138" w:author="Алексей Ярославцев" w:date="2020-05-03T14:54:00Z">
            <w:trPr>
              <w:trHeight w:val="454"/>
            </w:trPr>
          </w:trPrChange>
        </w:trPr>
        <w:tc>
          <w:tcPr>
            <w:tcW w:w="1147" w:type="dxa"/>
            <w:vAlign w:val="center"/>
            <w:tcPrChange w:id="139" w:author="Алексей Ярославцев" w:date="2020-05-03T14:54:00Z">
              <w:tcPr>
                <w:tcW w:w="1146" w:type="dxa"/>
                <w:vAlign w:val="center"/>
              </w:tcPr>
            </w:tcPrChange>
          </w:tcPr>
          <w:p w14:paraId="63A75E05"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86" w:type="dxa"/>
            <w:vAlign w:val="center"/>
            <w:tcPrChange w:id="140" w:author="Алексей Ярославцев" w:date="2020-05-03T14:54:00Z">
              <w:tcPr>
                <w:tcW w:w="1797" w:type="dxa"/>
                <w:vAlign w:val="center"/>
              </w:tcPr>
            </w:tcPrChange>
          </w:tcPr>
          <w:p w14:paraId="26CEDF6D" w14:textId="77777777" w:rsidR="007813BB" w:rsidRPr="0005675C" w:rsidRDefault="007813BB" w:rsidP="00364A09">
            <w:pPr>
              <w:rPr>
                <w:rFonts w:ascii="Times New Roman" w:eastAsia="Times New Roman" w:hAnsi="Times New Roman" w:cs="Times New Roman"/>
                <w:i/>
                <w:iCs/>
                <w:szCs w:val="24"/>
              </w:rPr>
            </w:pPr>
            <w:r w:rsidRPr="0005675C">
              <w:rPr>
                <w:rFonts w:ascii="Times New Roman" w:hAnsi="Times New Roman" w:cs="Times New Roman"/>
                <w:i/>
                <w:iCs/>
                <w:color w:val="000000"/>
                <w:szCs w:val="24"/>
              </w:rPr>
              <w:t>Tilia cordata</w:t>
            </w:r>
          </w:p>
        </w:tc>
        <w:tc>
          <w:tcPr>
            <w:tcW w:w="907" w:type="dxa"/>
            <w:vAlign w:val="center"/>
            <w:tcPrChange w:id="141" w:author="Алексей Ярославцев" w:date="2020-05-03T14:54:00Z">
              <w:tcPr>
                <w:tcW w:w="1585" w:type="dxa"/>
                <w:vAlign w:val="center"/>
              </w:tcPr>
            </w:tcPrChange>
          </w:tcPr>
          <w:p w14:paraId="695E2ADE"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230" w:type="dxa"/>
            <w:vAlign w:val="center"/>
            <w:tcPrChange w:id="142" w:author="Алексей Ярославцев" w:date="2020-05-03T14:54:00Z">
              <w:tcPr>
                <w:tcW w:w="1413" w:type="dxa"/>
                <w:vAlign w:val="center"/>
              </w:tcPr>
            </w:tcPrChange>
          </w:tcPr>
          <w:p w14:paraId="5C9F716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992" w:type="dxa"/>
            <w:vAlign w:val="center"/>
            <w:tcPrChange w:id="143" w:author="Алексей Ярославцев" w:date="2020-05-03T14:54:00Z">
              <w:tcPr>
                <w:tcW w:w="1128" w:type="dxa"/>
                <w:vAlign w:val="center"/>
              </w:tcPr>
            </w:tcPrChange>
          </w:tcPr>
          <w:p w14:paraId="6BCF0FDA"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276" w:type="dxa"/>
            <w:vAlign w:val="center"/>
            <w:tcPrChange w:id="144" w:author="Алексей Ярославцев" w:date="2020-05-03T14:54:00Z">
              <w:tcPr>
                <w:tcW w:w="1412" w:type="dxa"/>
                <w:vAlign w:val="center"/>
              </w:tcPr>
            </w:tcPrChange>
          </w:tcPr>
          <w:p w14:paraId="7CDB054E" w14:textId="032F00C5"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21.1</w:t>
            </w:r>
          </w:p>
        </w:tc>
        <w:tc>
          <w:tcPr>
            <w:tcW w:w="1559" w:type="dxa"/>
            <w:vAlign w:val="center"/>
            <w:tcPrChange w:id="145" w:author="Алексей Ярославцев" w:date="2020-05-03T14:54:00Z">
              <w:tcPr>
                <w:tcW w:w="1412" w:type="dxa"/>
                <w:vAlign w:val="center"/>
              </w:tcPr>
            </w:tcPrChange>
          </w:tcPr>
          <w:p w14:paraId="01A01350" w14:textId="6D3DF488"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992" w:type="dxa"/>
            <w:vAlign w:val="center"/>
            <w:tcPrChange w:id="146" w:author="Алексей Ярославцев" w:date="2020-05-03T14:54:00Z">
              <w:tcPr>
                <w:tcW w:w="1266" w:type="dxa"/>
                <w:vAlign w:val="center"/>
              </w:tcPr>
            </w:tcPrChange>
          </w:tcPr>
          <w:p w14:paraId="751193F0"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1C54FDDD" w14:textId="77777777" w:rsidTr="004B40AF">
        <w:trPr>
          <w:trHeight w:val="454"/>
          <w:trPrChange w:id="147" w:author="Алексей Ярославцев" w:date="2020-05-03T14:54:00Z">
            <w:trPr>
              <w:trHeight w:val="454"/>
            </w:trPr>
          </w:trPrChange>
        </w:trPr>
        <w:tc>
          <w:tcPr>
            <w:tcW w:w="1147" w:type="dxa"/>
            <w:vAlign w:val="center"/>
            <w:tcPrChange w:id="148" w:author="Алексей Ярославцев" w:date="2020-05-03T14:54:00Z">
              <w:tcPr>
                <w:tcW w:w="1146" w:type="dxa"/>
                <w:vAlign w:val="center"/>
              </w:tcPr>
            </w:tcPrChange>
          </w:tcPr>
          <w:p w14:paraId="52479B03" w14:textId="77777777" w:rsidR="007813BB" w:rsidRPr="0089775C" w:rsidRDefault="007813BB"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86" w:type="dxa"/>
            <w:vAlign w:val="center"/>
            <w:tcPrChange w:id="149" w:author="Алексей Ярославцев" w:date="2020-05-03T14:54:00Z">
              <w:tcPr>
                <w:tcW w:w="1797" w:type="dxa"/>
                <w:vAlign w:val="center"/>
              </w:tcPr>
            </w:tcPrChange>
          </w:tcPr>
          <w:p w14:paraId="2012A3A6" w14:textId="77777777" w:rsidR="007813BB" w:rsidRPr="0005675C" w:rsidRDefault="007813BB" w:rsidP="00364A09">
            <w:pPr>
              <w:rPr>
                <w:rFonts w:ascii="Times New Roman" w:eastAsia="Times New Roman" w:hAnsi="Times New Roman" w:cs="Times New Roman"/>
                <w:i/>
                <w:iCs/>
                <w:szCs w:val="24"/>
              </w:rPr>
            </w:pPr>
            <w:r w:rsidRPr="0005675C">
              <w:rPr>
                <w:rFonts w:ascii="Times New Roman" w:hAnsi="Times New Roman" w:cs="Times New Roman"/>
                <w:i/>
                <w:iCs/>
                <w:color w:val="000000"/>
                <w:szCs w:val="24"/>
              </w:rPr>
              <w:t>Tilia cordata</w:t>
            </w:r>
          </w:p>
        </w:tc>
        <w:tc>
          <w:tcPr>
            <w:tcW w:w="907" w:type="dxa"/>
            <w:vAlign w:val="center"/>
            <w:tcPrChange w:id="150" w:author="Алексей Ярославцев" w:date="2020-05-03T14:54:00Z">
              <w:tcPr>
                <w:tcW w:w="1585" w:type="dxa"/>
                <w:vAlign w:val="center"/>
              </w:tcPr>
            </w:tcPrChange>
          </w:tcPr>
          <w:p w14:paraId="061CDDD1"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230" w:type="dxa"/>
            <w:vAlign w:val="center"/>
            <w:tcPrChange w:id="151" w:author="Алексей Ярославцев" w:date="2020-05-03T14:54:00Z">
              <w:tcPr>
                <w:tcW w:w="1413" w:type="dxa"/>
                <w:vAlign w:val="center"/>
              </w:tcPr>
            </w:tcPrChange>
          </w:tcPr>
          <w:p w14:paraId="1C764B7B"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992" w:type="dxa"/>
            <w:vAlign w:val="center"/>
            <w:tcPrChange w:id="152" w:author="Алексей Ярославцев" w:date="2020-05-03T14:54:00Z">
              <w:tcPr>
                <w:tcW w:w="1128" w:type="dxa"/>
                <w:vAlign w:val="center"/>
              </w:tcPr>
            </w:tcPrChange>
          </w:tcPr>
          <w:p w14:paraId="013A7C23"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276" w:type="dxa"/>
            <w:vAlign w:val="center"/>
            <w:tcPrChange w:id="153" w:author="Алексей Ярославцев" w:date="2020-05-03T14:54:00Z">
              <w:tcPr>
                <w:tcW w:w="1412" w:type="dxa"/>
                <w:vAlign w:val="center"/>
              </w:tcPr>
            </w:tcPrChange>
          </w:tcPr>
          <w:p w14:paraId="133D58BF" w14:textId="3D3D2D21"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20</w:t>
            </w:r>
          </w:p>
        </w:tc>
        <w:tc>
          <w:tcPr>
            <w:tcW w:w="1559" w:type="dxa"/>
            <w:vAlign w:val="center"/>
            <w:tcPrChange w:id="154" w:author="Алексей Ярославцев" w:date="2020-05-03T14:54:00Z">
              <w:tcPr>
                <w:tcW w:w="1412" w:type="dxa"/>
                <w:vAlign w:val="center"/>
              </w:tcPr>
            </w:tcPrChange>
          </w:tcPr>
          <w:p w14:paraId="3BB90502" w14:textId="796783E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992" w:type="dxa"/>
            <w:vAlign w:val="center"/>
            <w:tcPrChange w:id="155" w:author="Алексей Ярославцев" w:date="2020-05-03T14:54:00Z">
              <w:tcPr>
                <w:tcW w:w="1266" w:type="dxa"/>
                <w:vAlign w:val="center"/>
              </w:tcPr>
            </w:tcPrChange>
          </w:tcPr>
          <w:p w14:paraId="440203B5"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6AF65AC3" w14:textId="77777777" w:rsidTr="004B40AF">
        <w:trPr>
          <w:trHeight w:val="454"/>
          <w:trPrChange w:id="156" w:author="Алексей Ярославцев" w:date="2020-05-03T14:54:00Z">
            <w:trPr>
              <w:trHeight w:val="454"/>
            </w:trPr>
          </w:trPrChange>
        </w:trPr>
        <w:tc>
          <w:tcPr>
            <w:tcW w:w="1147" w:type="dxa"/>
            <w:vAlign w:val="center"/>
            <w:tcPrChange w:id="157" w:author="Алексей Ярославцев" w:date="2020-05-03T14:54:00Z">
              <w:tcPr>
                <w:tcW w:w="1146" w:type="dxa"/>
                <w:vAlign w:val="center"/>
              </w:tcPr>
            </w:tcPrChange>
          </w:tcPr>
          <w:p w14:paraId="039BC93A"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86" w:type="dxa"/>
            <w:vAlign w:val="center"/>
            <w:tcPrChange w:id="158" w:author="Алексей Ярославцев" w:date="2020-05-03T14:54:00Z">
              <w:tcPr>
                <w:tcW w:w="1797" w:type="dxa"/>
                <w:vAlign w:val="center"/>
              </w:tcPr>
            </w:tcPrChange>
          </w:tcPr>
          <w:p w14:paraId="0A83638E" w14:textId="77777777" w:rsidR="007813BB" w:rsidRPr="0005675C" w:rsidRDefault="007813BB" w:rsidP="00364A09">
            <w:pPr>
              <w:rPr>
                <w:rFonts w:ascii="Times New Roman" w:eastAsia="Times New Roman" w:hAnsi="Times New Roman" w:cs="Times New Roman"/>
                <w:i/>
                <w:iCs/>
                <w:szCs w:val="24"/>
              </w:rPr>
            </w:pPr>
            <w:r w:rsidRPr="0005675C">
              <w:rPr>
                <w:rFonts w:ascii="Times New Roman" w:hAnsi="Times New Roman" w:cs="Times New Roman"/>
                <w:i/>
                <w:iCs/>
                <w:color w:val="000000"/>
                <w:szCs w:val="24"/>
              </w:rPr>
              <w:t>Tilia cordata</w:t>
            </w:r>
          </w:p>
        </w:tc>
        <w:tc>
          <w:tcPr>
            <w:tcW w:w="907" w:type="dxa"/>
            <w:vAlign w:val="center"/>
            <w:tcPrChange w:id="159" w:author="Алексей Ярославцев" w:date="2020-05-03T14:54:00Z">
              <w:tcPr>
                <w:tcW w:w="1585" w:type="dxa"/>
                <w:vAlign w:val="center"/>
              </w:tcPr>
            </w:tcPrChange>
          </w:tcPr>
          <w:p w14:paraId="6D8EFBE0"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230" w:type="dxa"/>
            <w:vAlign w:val="center"/>
            <w:tcPrChange w:id="160" w:author="Алексей Ярославцев" w:date="2020-05-03T14:54:00Z">
              <w:tcPr>
                <w:tcW w:w="1413" w:type="dxa"/>
                <w:vAlign w:val="center"/>
              </w:tcPr>
            </w:tcPrChange>
          </w:tcPr>
          <w:p w14:paraId="2161B08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992" w:type="dxa"/>
            <w:vAlign w:val="center"/>
            <w:tcPrChange w:id="161" w:author="Алексей Ярославцев" w:date="2020-05-03T14:54:00Z">
              <w:tcPr>
                <w:tcW w:w="1128" w:type="dxa"/>
                <w:vAlign w:val="center"/>
              </w:tcPr>
            </w:tcPrChange>
          </w:tcPr>
          <w:p w14:paraId="3BBE9B30"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Pr>
                <w:rFonts w:ascii="Times New Roman" w:eastAsia="Times New Roman" w:hAnsi="Times New Roman" w:cs="Times New Roman"/>
                <w:szCs w:val="24"/>
              </w:rPr>
              <w:t>0-40</w:t>
            </w:r>
          </w:p>
        </w:tc>
        <w:tc>
          <w:tcPr>
            <w:tcW w:w="1276" w:type="dxa"/>
            <w:vAlign w:val="center"/>
            <w:tcPrChange w:id="162" w:author="Алексей Ярославцев" w:date="2020-05-03T14:54:00Z">
              <w:tcPr>
                <w:tcW w:w="1412" w:type="dxa"/>
                <w:vAlign w:val="center"/>
              </w:tcPr>
            </w:tcPrChange>
          </w:tcPr>
          <w:p w14:paraId="26F7E38C" w14:textId="6EF9213B"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22.4</w:t>
            </w:r>
          </w:p>
        </w:tc>
        <w:tc>
          <w:tcPr>
            <w:tcW w:w="1559" w:type="dxa"/>
            <w:vAlign w:val="center"/>
            <w:tcPrChange w:id="163" w:author="Алексей Ярославцев" w:date="2020-05-03T14:54:00Z">
              <w:tcPr>
                <w:tcW w:w="1412" w:type="dxa"/>
                <w:vAlign w:val="center"/>
              </w:tcPr>
            </w:tcPrChange>
          </w:tcPr>
          <w:p w14:paraId="1A546059" w14:textId="338240AC"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992" w:type="dxa"/>
            <w:vAlign w:val="center"/>
            <w:tcPrChange w:id="164" w:author="Алексей Ярославцев" w:date="2020-05-03T14:54:00Z">
              <w:tcPr>
                <w:tcW w:w="1266" w:type="dxa"/>
                <w:vAlign w:val="center"/>
              </w:tcPr>
            </w:tcPrChange>
          </w:tcPr>
          <w:p w14:paraId="3200FCF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0AD6554F"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TreeTalkers devices (TT+) (Nature4.0 BC SRL-www.nature4.org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r w:rsidR="00613AD3" w:rsidRPr="00293F72">
        <w:rPr>
          <w:rFonts w:ascii="Times New Roman" w:hAnsi="Times New Roman" w:cs="Times New Roman"/>
          <w:sz w:val="24"/>
        </w:rPr>
        <w:t>Valentini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IoT platform built around the ATMEL328 chip, equipped with a LoRa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Measured parameters according to TT+ specification. </w:t>
      </w:r>
    </w:p>
    <w:tbl>
      <w:tblPr>
        <w:tblStyle w:val="a6"/>
        <w:tblW w:w="8789" w:type="dxa"/>
        <w:tblInd w:w="-5" w:type="dxa"/>
        <w:tblLook w:val="04A0" w:firstRow="1" w:lastRow="0" w:firstColumn="1" w:lastColumn="0" w:noHBand="0" w:noVBand="1"/>
      </w:tblPr>
      <w:tblGrid>
        <w:gridCol w:w="2725"/>
        <w:gridCol w:w="2726"/>
        <w:gridCol w:w="3338"/>
      </w:tblGrid>
      <w:tr w:rsidR="00364A09" w:rsidRPr="00613AD3" w14:paraId="136DF0A7" w14:textId="77777777" w:rsidTr="00364A09">
        <w:trPr>
          <w:trHeight w:val="241"/>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364A09">
        <w:trPr>
          <w:trHeight w:val="260"/>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364A09">
        <w:trPr>
          <w:trHeight w:val="483"/>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r w:rsidRPr="00613AD3">
              <w:rPr>
                <w:rFonts w:ascii="Times New Roman" w:hAnsi="Times New Roman" w:cs="Times New Roman"/>
                <w:sz w:val="24"/>
                <w:szCs w:val="24"/>
              </w:rPr>
              <w:t></w:t>
            </w:r>
          </w:p>
        </w:tc>
      </w:tr>
      <w:tr w:rsidR="00364A09" w:rsidRPr="00613AD3" w14:paraId="1375B106" w14:textId="77777777" w:rsidTr="00364A09">
        <w:trPr>
          <w:trHeight w:val="260"/>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364A09">
        <w:trPr>
          <w:trHeight w:val="260"/>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364A09">
        <w:trPr>
          <w:trHeight w:val="1041"/>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nmHBW</w:t>
            </w:r>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364A09">
        <w:trPr>
          <w:trHeight w:val="483"/>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lastRenderedPageBreak/>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nmHBW</w:t>
            </w:r>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364A09">
        <w:trPr>
          <w:trHeight w:val="539"/>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1496CAB6"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spectra.On individual trees, the devices were placed at a height of 3 m from the ground on the north side of the trunk and the batteries - on the south side, which reduces the risk of damage or theft of devices. All measurements were conducted from </w:t>
      </w:r>
      <w:r w:rsidRPr="005F7742">
        <w:rPr>
          <w:rFonts w:ascii="Times New Roman" w:eastAsia="Times New Roman" w:hAnsi="Times New Roman" w:cs="Times New Roman"/>
          <w:sz w:val="24"/>
          <w:szCs w:val="24"/>
        </w:rPr>
        <w:t>01 July till 31 November with 1,5</w:t>
      </w:r>
      <w:r>
        <w:rPr>
          <w:rFonts w:ascii="Times New Roman" w:eastAsia="Times New Roman" w:hAnsi="Times New Roman" w:cs="Times New Roman"/>
          <w:sz w:val="24"/>
          <w:szCs w:val="24"/>
        </w:rPr>
        <w:t xml:space="preserve"> hour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(Andersson-Sköld et al., 2018; Gómez-Baggethun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vatiables, including algorithms references are shown on table 3. Direct measurements (like air temperature or relative humidity) gave us an opportunity to calculate ESI without any additional assumptions. However</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assumptions.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364A09" w:rsidRPr="00F902A5" w14:paraId="1DD281E8" w14:textId="77777777" w:rsidTr="00364A09">
        <w:tc>
          <w:tcPr>
            <w:tcW w:w="1101" w:type="dxa"/>
            <w:vAlign w:val="center"/>
          </w:tcPr>
          <w:p w14:paraId="4DAE61B0"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35E679D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65DD5CA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7838AFA2"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31B6DDCD"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F67D65E"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5D97A645"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364A09" w:rsidRPr="00F902A5" w14:paraId="4FAC3C3E" w14:textId="77777777" w:rsidTr="00364A09">
        <w:trPr>
          <w:trHeight w:val="828"/>
        </w:trPr>
        <w:tc>
          <w:tcPr>
            <w:tcW w:w="1101" w:type="dxa"/>
            <w:vAlign w:val="center"/>
          </w:tcPr>
          <w:p w14:paraId="2FCE56C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19E404A9"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5B937E3E"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growth rate</w:t>
            </w:r>
          </w:p>
        </w:tc>
        <w:tc>
          <w:tcPr>
            <w:tcW w:w="1418" w:type="dxa"/>
            <w:vAlign w:val="center"/>
          </w:tcPr>
          <w:p w14:paraId="445EE8DD" w14:textId="77777777" w:rsidR="00364A09" w:rsidRPr="00F902A5" w:rsidRDefault="004B40AF" w:rsidP="00364A09">
            <w:pPr>
              <w:jc w:val="center"/>
              <w:rPr>
                <w:rFonts w:ascii="Times New Roman" w:eastAsia="Times New Roman" w:hAnsi="Times New Roman" w:cs="Times New Roman"/>
                <w:sz w:val="20"/>
                <w:szCs w:val="20"/>
                <w:highlight w:val="red"/>
              </w:rPr>
            </w:pPr>
            <w:sdt>
              <w:sdtPr>
                <w:rPr>
                  <w:sz w:val="20"/>
                  <w:szCs w:val="20"/>
                </w:rPr>
                <w:tag w:val="goog_rdk_7"/>
                <w:id w:val="1481578835"/>
              </w:sdtPr>
              <w:sdtContent/>
            </w:sdt>
            <w:r w:rsidR="00364A09" w:rsidRPr="00F902A5">
              <w:rPr>
                <w:rFonts w:ascii="Times New Roman" w:eastAsia="Times New Roman" w:hAnsi="Times New Roman" w:cs="Times New Roman"/>
                <w:sz w:val="20"/>
                <w:szCs w:val="20"/>
              </w:rPr>
              <w:t xml:space="preserve">IR </w:t>
            </w:r>
            <w:r w:rsidR="00364A09">
              <w:rPr>
                <w:rFonts w:ascii="Times New Roman" w:eastAsia="Times New Roman" w:hAnsi="Times New Roman" w:cs="Times New Roman"/>
                <w:sz w:val="20"/>
                <w:szCs w:val="20"/>
              </w:rPr>
              <w:t xml:space="preserve">growth </w:t>
            </w:r>
            <w:r w:rsidR="00364A09" w:rsidRPr="00F902A5">
              <w:rPr>
                <w:rFonts w:ascii="Times New Roman" w:eastAsia="Times New Roman" w:hAnsi="Times New Roman" w:cs="Times New Roman"/>
                <w:sz w:val="20"/>
                <w:szCs w:val="20"/>
              </w:rPr>
              <w:t>sensor</w:t>
            </w:r>
          </w:p>
        </w:tc>
        <w:tc>
          <w:tcPr>
            <w:tcW w:w="992" w:type="dxa"/>
            <w:vAlign w:val="center"/>
          </w:tcPr>
          <w:p w14:paraId="0818460C" w14:textId="77777777" w:rsidR="00364A09" w:rsidRPr="00F902A5" w:rsidRDefault="00364A09" w:rsidP="00364A09">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2643F31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kg C</w:t>
            </w:r>
          </w:p>
        </w:tc>
        <w:tc>
          <w:tcPr>
            <w:tcW w:w="2977" w:type="dxa"/>
            <w:vAlign w:val="center"/>
          </w:tcPr>
          <w:p w14:paraId="17D1335D" w14:textId="53C2B84F" w:rsidR="00364A09" w:rsidRPr="00F902A5" w:rsidRDefault="00BF6A66" w:rsidP="00BF6A6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szCs w:val="24"/>
              </w:rPr>
              <w:t>(Gratani and Varone, 2006; Lindén et al., 2020; Nowak and Crane, 2002)</w:t>
            </w:r>
            <w:r>
              <w:rPr>
                <w:rFonts w:ascii="Times New Roman" w:eastAsia="Times New Roman" w:hAnsi="Times New Roman" w:cs="Times New Roman"/>
                <w:sz w:val="20"/>
                <w:szCs w:val="20"/>
              </w:rPr>
              <w:fldChar w:fldCharType="end"/>
            </w:r>
          </w:p>
        </w:tc>
      </w:tr>
      <w:tr w:rsidR="00364A09" w:rsidRPr="00F902A5" w14:paraId="75A8A03D" w14:textId="77777777" w:rsidTr="00364A09">
        <w:tc>
          <w:tcPr>
            <w:tcW w:w="1101" w:type="dxa"/>
            <w:vMerge w:val="restart"/>
            <w:vAlign w:val="center"/>
          </w:tcPr>
          <w:p w14:paraId="1D8FFEF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3835783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652979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598DACF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B3102A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123F9DBB"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2D92D957" w14:textId="5D038E84" w:rsidR="00364A09" w:rsidRPr="00F902A5" w:rsidRDefault="00364A09" w:rsidP="00CF1243">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w:t>
            </w:r>
            <w:r w:rsidR="00CF1243" w:rsidRPr="00F902A5">
              <w:rPr>
                <w:rFonts w:ascii="Times New Roman" w:eastAsia="Times New Roman" w:hAnsi="Times New Roman" w:cs="Times New Roman"/>
                <w:sz w:val="20"/>
                <w:szCs w:val="20"/>
              </w:rPr>
              <w:t xml:space="preserve"> and climate comfort level</w:t>
            </w:r>
            <w:r w:rsidRPr="00F902A5">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(Krayenhoff et al., 2020; Marando et al., 2019; Morakinyo et al., 2020)</w:t>
            </w:r>
            <w:r w:rsidR="00F806CD">
              <w:rPr>
                <w:rFonts w:ascii="Times New Roman" w:eastAsia="Times New Roman" w:hAnsi="Times New Roman" w:cs="Times New Roman"/>
                <w:sz w:val="20"/>
                <w:szCs w:val="20"/>
              </w:rPr>
              <w:fldChar w:fldCharType="end"/>
            </w:r>
          </w:p>
        </w:tc>
      </w:tr>
      <w:tr w:rsidR="00364A09" w:rsidRPr="00F902A5" w14:paraId="01897252" w14:textId="77777777" w:rsidTr="00364A09">
        <w:tc>
          <w:tcPr>
            <w:tcW w:w="1101" w:type="dxa"/>
            <w:vMerge/>
            <w:vAlign w:val="center"/>
          </w:tcPr>
          <w:p w14:paraId="611848DB"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BAFEDC5"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2741943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19DF6FA0" w14:textId="77777777" w:rsidR="00364A09" w:rsidRPr="00F902A5" w:rsidRDefault="00364A09" w:rsidP="00364A09">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2BCA13B6"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262E4A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6EA31E9" w14:textId="1A395607" w:rsidR="00364A09" w:rsidRPr="00F902A5" w:rsidRDefault="00364A09" w:rsidP="00F806CD">
            <w:pPr>
              <w:jc w:val="center"/>
              <w:rPr>
                <w:rFonts w:ascii="Times New Roman" w:eastAsia="Times New Roman" w:hAnsi="Times New Roman" w:cs="Times New Roman"/>
                <w:sz w:val="20"/>
                <w:szCs w:val="20"/>
              </w:rPr>
            </w:pPr>
            <w:commentRangeStart w:id="165"/>
            <w:r w:rsidRPr="00F902A5">
              <w:rPr>
                <w:rFonts w:ascii="Times New Roman" w:eastAsia="Times New Roman" w:hAnsi="Times New Roman" w:cs="Times New Roman"/>
                <w:sz w:val="20"/>
                <w:szCs w:val="20"/>
              </w:rPr>
              <w:t xml:space="preserve">Exergy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(Puzachenko et al., 2013, 2014)</w:t>
            </w:r>
            <w:r w:rsidR="00F806CD">
              <w:rPr>
                <w:rFonts w:ascii="Times New Roman" w:eastAsia="Times New Roman" w:hAnsi="Times New Roman" w:cs="Times New Roman"/>
                <w:sz w:val="20"/>
                <w:szCs w:val="20"/>
              </w:rPr>
              <w:fldChar w:fldCharType="end"/>
            </w:r>
            <w:r w:rsidR="00F806CD">
              <w:rPr>
                <w:rFonts w:ascii="Times New Roman" w:eastAsia="Times New Roman" w:hAnsi="Times New Roman" w:cs="Times New Roman"/>
                <w:sz w:val="20"/>
                <w:szCs w:val="20"/>
              </w:rPr>
              <w:t>,</w:t>
            </w:r>
            <w:r w:rsidRPr="00F902A5">
              <w:rPr>
                <w:rFonts w:ascii="Times New Roman" w:eastAsia="Times New Roman" w:hAnsi="Times New Roman" w:cs="Times New Roman"/>
                <w:sz w:val="20"/>
                <w:szCs w:val="20"/>
              </w:rPr>
              <w:t xml:space="preserve"> Energy balance </w:t>
            </w:r>
            <w:r w:rsidRPr="00F902A5">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(Krayenhoff et al., 2020)</w:t>
            </w:r>
            <w:r w:rsidRPr="00F902A5">
              <w:rPr>
                <w:rFonts w:ascii="Times New Roman" w:eastAsia="Times New Roman" w:hAnsi="Times New Roman" w:cs="Times New Roman"/>
                <w:sz w:val="20"/>
                <w:szCs w:val="20"/>
              </w:rPr>
              <w:fldChar w:fldCharType="end"/>
            </w:r>
            <w:commentRangeEnd w:id="165"/>
            <w:r w:rsidR="00BF6A66">
              <w:rPr>
                <w:rStyle w:val="a7"/>
              </w:rPr>
              <w:commentReference w:id="165"/>
            </w:r>
          </w:p>
        </w:tc>
      </w:tr>
      <w:tr w:rsidR="00364A09" w:rsidRPr="00F902A5" w14:paraId="5EC36B06" w14:textId="77777777" w:rsidTr="00364A09">
        <w:tc>
          <w:tcPr>
            <w:tcW w:w="1101" w:type="dxa"/>
            <w:vMerge/>
            <w:vAlign w:val="center"/>
          </w:tcPr>
          <w:p w14:paraId="10F36086"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63CAB90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7328A69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798C69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AC6304F"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4038054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02ECEE1" w14:textId="46B93274" w:rsidR="00364A09" w:rsidRPr="00F902A5" w:rsidRDefault="00364A09" w:rsidP="00F806CD">
            <w:pPr>
              <w:jc w:val="center"/>
              <w:rPr>
                <w:rFonts w:ascii="Times New Roman" w:eastAsia="Times New Roman" w:hAnsi="Times New Roman" w:cs="Times New Roman"/>
                <w:sz w:val="20"/>
                <w:szCs w:val="20"/>
              </w:rPr>
            </w:pPr>
            <w:commentRangeStart w:id="166"/>
            <w:r w:rsidRPr="00F902A5">
              <w:rPr>
                <w:rFonts w:ascii="Times New Roman" w:eastAsia="Times New Roman" w:hAnsi="Times New Roman" w:cs="Times New Roman"/>
                <w:sz w:val="20"/>
                <w:szCs w:val="20"/>
              </w:rPr>
              <w:t>Humidity control</w:t>
            </w:r>
            <w:r w:rsidR="00F806CD">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(Chen et al., 2019; Moghbel and Erfanian Salim, 2017)</w:t>
            </w:r>
            <w:r w:rsidR="00F806CD">
              <w:rPr>
                <w:rFonts w:ascii="Times New Roman" w:eastAsia="Times New Roman" w:hAnsi="Times New Roman" w:cs="Times New Roman"/>
                <w:sz w:val="20"/>
                <w:szCs w:val="20"/>
              </w:rPr>
              <w:fldChar w:fldCharType="end"/>
            </w:r>
            <w:commentRangeEnd w:id="166"/>
            <w:r w:rsidR="00BF6A66">
              <w:rPr>
                <w:rStyle w:val="a7"/>
              </w:rPr>
              <w:commentReference w:id="166"/>
            </w:r>
            <w:r w:rsidRPr="00F902A5">
              <w:rPr>
                <w:rFonts w:ascii="Times New Roman" w:eastAsia="Times New Roman" w:hAnsi="Times New Roman" w:cs="Times New Roman"/>
                <w:sz w:val="20"/>
                <w:szCs w:val="20"/>
              </w:rPr>
              <w:t xml:space="preserve"> </w:t>
            </w:r>
          </w:p>
        </w:tc>
      </w:tr>
      <w:tr w:rsidR="00364A09" w:rsidRPr="00F902A5" w14:paraId="11AF0BB4" w14:textId="77777777" w:rsidTr="00364A09">
        <w:trPr>
          <w:trHeight w:val="1012"/>
        </w:trPr>
        <w:tc>
          <w:tcPr>
            <w:tcW w:w="1101" w:type="dxa"/>
            <w:vMerge/>
            <w:vAlign w:val="center"/>
          </w:tcPr>
          <w:p w14:paraId="09EDA47E"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7CCC2B0B" w14:textId="77777777" w:rsidR="00364A09" w:rsidRPr="00F902A5" w:rsidRDefault="004B40AF" w:rsidP="00364A09">
            <w:pPr>
              <w:jc w:val="center"/>
              <w:rPr>
                <w:rFonts w:ascii="Times New Roman" w:eastAsia="Times New Roman" w:hAnsi="Times New Roman" w:cs="Times New Roman"/>
                <w:sz w:val="20"/>
                <w:szCs w:val="20"/>
              </w:rPr>
            </w:pPr>
            <w:sdt>
              <w:sdtPr>
                <w:rPr>
                  <w:sz w:val="20"/>
                  <w:szCs w:val="20"/>
                </w:rPr>
                <w:tag w:val="goog_rdk_11"/>
                <w:id w:val="-569967349"/>
              </w:sdtPr>
              <w:sdtContent/>
            </w:sdt>
            <w:r w:rsidR="00364A09" w:rsidRPr="00F902A5">
              <w:rPr>
                <w:rFonts w:ascii="Times New Roman" w:eastAsia="Times New Roman" w:hAnsi="Times New Roman" w:cs="Times New Roman"/>
                <w:sz w:val="20"/>
                <w:szCs w:val="20"/>
              </w:rPr>
              <w:t>Wind reduction</w:t>
            </w:r>
          </w:p>
        </w:tc>
        <w:tc>
          <w:tcPr>
            <w:tcW w:w="1276" w:type="dxa"/>
            <w:vAlign w:val="center"/>
          </w:tcPr>
          <w:p w14:paraId="3F9C4AD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69EF1DA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15514E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B3BC09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E580B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2BAC1F1" w14:textId="10866D69" w:rsidR="00364A09" w:rsidRPr="00F902A5" w:rsidRDefault="00364A09" w:rsidP="00F806CD">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(Hefny Salim et al., 2015; Kang et al., 2020; Lee et al., 2010)</w:t>
            </w:r>
            <w:r w:rsidR="00F806CD">
              <w:rPr>
                <w:rFonts w:ascii="Times New Roman" w:eastAsia="Times New Roman" w:hAnsi="Times New Roman" w:cs="Times New Roman"/>
                <w:sz w:val="20"/>
                <w:szCs w:val="20"/>
              </w:rPr>
              <w:fldChar w:fldCharType="end"/>
            </w:r>
          </w:p>
        </w:tc>
      </w:tr>
      <w:tr w:rsidR="00364A09" w:rsidRPr="00BF6A66" w14:paraId="725326F8" w14:textId="77777777" w:rsidTr="00364A09">
        <w:tc>
          <w:tcPr>
            <w:tcW w:w="1101" w:type="dxa"/>
            <w:vMerge w:val="restart"/>
            <w:vAlign w:val="center"/>
          </w:tcPr>
          <w:p w14:paraId="0360A101"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2D0D681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65E6A0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1F1699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410CF48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290D13F7" w14:textId="3895BD73"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/hr</w:t>
            </w:r>
            <w:r w:rsidR="00F806CD">
              <w:rPr>
                <w:rFonts w:ascii="Times New Roman" w:eastAsia="Times New Roman" w:hAnsi="Times New Roman" w:cs="Times New Roman"/>
                <w:sz w:val="20"/>
                <w:szCs w:val="20"/>
              </w:rPr>
              <w:t xml:space="preserve"> and mm</w:t>
            </w:r>
          </w:p>
        </w:tc>
        <w:commentRangeStart w:id="167"/>
        <w:tc>
          <w:tcPr>
            <w:tcW w:w="2977" w:type="dxa"/>
            <w:vAlign w:val="center"/>
          </w:tcPr>
          <w:p w14:paraId="75C3C46B" w14:textId="2B5B855A"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{"citationID":"OFEKeElr","properties":{"formattedCitation":"(Chen et al., 2019; Urban et al., 2019)","plainCitation":"(Chen et al., 2019; Urban et al., 2019)","noteIndex":0},"citationItems":[{"id":2112,"uris":["http://zotero.org/users/3524663/items/T6Q76FGZ"],"uri":["http://zotero.org/users/3524663/items/T6Q76FGZ"],"itemData":{"id":2112,"type":"article-journal","abstract":"Russian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rPr>
              <w:t>(Chen et al., 2019; Urban et al., 2019)</w:t>
            </w:r>
            <w:r>
              <w:rPr>
                <w:rFonts w:ascii="Times New Roman" w:eastAsia="Times New Roman" w:hAnsi="Times New Roman" w:cs="Times New Roman"/>
                <w:sz w:val="20"/>
                <w:szCs w:val="20"/>
                <w:lang w:val="it-IT"/>
              </w:rPr>
              <w:fldChar w:fldCharType="end"/>
            </w:r>
            <w:commentRangeEnd w:id="167"/>
            <w:r w:rsidR="00BF6A66">
              <w:rPr>
                <w:rStyle w:val="a7"/>
              </w:rPr>
              <w:commentReference w:id="167"/>
            </w:r>
          </w:p>
        </w:tc>
      </w:tr>
      <w:tr w:rsidR="00364A09" w:rsidRPr="003150C7" w14:paraId="09F33BCA" w14:textId="77777777" w:rsidTr="00364A09">
        <w:tc>
          <w:tcPr>
            <w:tcW w:w="1101" w:type="dxa"/>
            <w:vMerge/>
            <w:vAlign w:val="center"/>
          </w:tcPr>
          <w:p w14:paraId="7B0AD9B9"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5" w:type="dxa"/>
            <w:vMerge/>
            <w:vAlign w:val="center"/>
          </w:tcPr>
          <w:p w14:paraId="6A4F821E"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6" w:type="dxa"/>
            <w:vAlign w:val="center"/>
          </w:tcPr>
          <w:p w14:paraId="073FB91B"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Rain buffer</w:t>
            </w:r>
          </w:p>
        </w:tc>
        <w:tc>
          <w:tcPr>
            <w:tcW w:w="1418" w:type="dxa"/>
            <w:vAlign w:val="center"/>
          </w:tcPr>
          <w:p w14:paraId="32ACEC1E"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Spectrometer</w:t>
            </w:r>
          </w:p>
        </w:tc>
        <w:tc>
          <w:tcPr>
            <w:tcW w:w="992" w:type="dxa"/>
            <w:vAlign w:val="center"/>
          </w:tcPr>
          <w:p w14:paraId="2EEB144A"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Proxy</w:t>
            </w:r>
          </w:p>
          <w:p w14:paraId="0B76291D"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~LAI</w:t>
            </w:r>
          </w:p>
        </w:tc>
        <w:tc>
          <w:tcPr>
            <w:tcW w:w="850" w:type="dxa"/>
            <w:vAlign w:val="center"/>
          </w:tcPr>
          <w:p w14:paraId="4F13E2EC"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w:t>
            </w:r>
          </w:p>
        </w:tc>
        <w:tc>
          <w:tcPr>
            <w:tcW w:w="2977" w:type="dxa"/>
            <w:vAlign w:val="center"/>
          </w:tcPr>
          <w:p w14:paraId="48F56A13" w14:textId="23CB7A87" w:rsidR="00364A09" w:rsidRPr="003150C7" w:rsidRDefault="00364A09" w:rsidP="00BF6A66">
            <w:pPr>
              <w:rPr>
                <w:rFonts w:ascii="Times New Roman" w:hAnsi="Times New Roman" w:cs="Times New Roman"/>
                <w:sz w:val="20"/>
                <w:szCs w:val="20"/>
                <w:lang w:val="it-IT"/>
              </w:rPr>
            </w:pPr>
            <w:r w:rsidRPr="003150C7">
              <w:rPr>
                <w:rFonts w:ascii="Times New Roman" w:hAnsi="Times New Roman" w:cs="Times New Roman"/>
                <w:sz w:val="20"/>
                <w:szCs w:val="20"/>
                <w:lang w:val="it-IT"/>
              </w:rPr>
              <w:t xml:space="preserve">Rainfall buffer </w:t>
            </w:r>
            <w:r w:rsidR="00BF6A66">
              <w:rPr>
                <w:rFonts w:ascii="Times New Roman" w:hAnsi="Times New Roman" w:cs="Times New Roman"/>
                <w:sz w:val="20"/>
                <w:szCs w:val="20"/>
                <w:lang w:val="it-IT"/>
              </w:rPr>
              <w:fldChar w:fldCharType="begin"/>
            </w:r>
            <w:r w:rsidR="00CF1243">
              <w:rPr>
                <w:rFonts w:ascii="Times New Roman" w:hAnsi="Times New Roman" w:cs="Times New Roman"/>
                <w:sz w:val="20"/>
                <w:szCs w:val="20"/>
                <w:lang w:val="it-IT"/>
              </w:rPr>
              <w:instrText xml:space="preserve"> ADDIN ZOTERO_ITEM CSL_CITATION {"citationID":"0YfPq49p","properties":{"formattedCitation":"(Pereira et al., 2009; Valente et al., 2020)","plainCitation":"(Pereira et al., 2009;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sidR="00BF6A66">
              <w:rPr>
                <w:rFonts w:ascii="Times New Roman" w:hAnsi="Times New Roman" w:cs="Times New Roman"/>
                <w:sz w:val="20"/>
                <w:szCs w:val="20"/>
                <w:lang w:val="it-IT"/>
              </w:rPr>
              <w:fldChar w:fldCharType="separate"/>
            </w:r>
            <w:r w:rsidR="00CF1243" w:rsidRPr="00CF1243">
              <w:rPr>
                <w:rFonts w:ascii="Times New Roman" w:hAnsi="Times New Roman" w:cs="Times New Roman"/>
                <w:sz w:val="20"/>
              </w:rPr>
              <w:t>(Pereira et al., 2009; Valente et al., 2020)</w:t>
            </w:r>
            <w:r w:rsidR="00BF6A66">
              <w:rPr>
                <w:rFonts w:ascii="Times New Roman" w:hAnsi="Times New Roman" w:cs="Times New Roman"/>
                <w:sz w:val="20"/>
                <w:szCs w:val="20"/>
                <w:lang w:val="it-IT"/>
              </w:rPr>
              <w:fldChar w:fldCharType="end"/>
            </w:r>
          </w:p>
        </w:tc>
      </w:tr>
      <w:tr w:rsidR="00364A09" w:rsidRPr="003150C7" w14:paraId="2EA9A0EA" w14:textId="77777777" w:rsidTr="00364A09">
        <w:tc>
          <w:tcPr>
            <w:tcW w:w="1101" w:type="dxa"/>
            <w:vMerge w:val="restart"/>
            <w:vAlign w:val="center"/>
          </w:tcPr>
          <w:p w14:paraId="534962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41561DC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1FC1266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4FE9E48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5AEFE21B"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3FC21D52" w14:textId="4B85ECDA" w:rsidR="00364A09" w:rsidRPr="00F902A5" w:rsidRDefault="00F806CD" w:rsidP="00364A0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 tree</w:t>
            </w:r>
            <w:r w:rsidRPr="00F806CD">
              <w:rPr>
                <w:rFonts w:ascii="Times New Roman" w:eastAsia="Times New Roman" w:hAnsi="Times New Roman" w:cs="Times New Roman"/>
                <w:sz w:val="20"/>
                <w:szCs w:val="20"/>
                <w:vertAlign w:val="superscript"/>
              </w:rPr>
              <w:t>-1</w:t>
            </w:r>
          </w:p>
        </w:tc>
        <w:tc>
          <w:tcPr>
            <w:tcW w:w="2977" w:type="dxa"/>
            <w:vMerge w:val="restart"/>
            <w:vAlign w:val="center"/>
          </w:tcPr>
          <w:p w14:paraId="14EBA1C4" w14:textId="5332A370"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szCs w:val="24"/>
              </w:rPr>
              <w:t>(Hirabayashi et al., 2012; Nowak et al., 2018, 2006; Sæbø et al., 2012)</w:t>
            </w:r>
            <w:r>
              <w:rPr>
                <w:rFonts w:ascii="Times New Roman" w:eastAsia="Times New Roman" w:hAnsi="Times New Roman" w:cs="Times New Roman"/>
                <w:sz w:val="20"/>
                <w:szCs w:val="20"/>
                <w:lang w:val="it-IT"/>
              </w:rPr>
              <w:fldChar w:fldCharType="end"/>
            </w:r>
          </w:p>
        </w:tc>
      </w:tr>
      <w:tr w:rsidR="00364A09" w:rsidRPr="00F902A5" w14:paraId="444FDEA7" w14:textId="77777777" w:rsidTr="00364A09">
        <w:trPr>
          <w:trHeight w:val="595"/>
        </w:trPr>
        <w:tc>
          <w:tcPr>
            <w:tcW w:w="1101" w:type="dxa"/>
            <w:vMerge/>
            <w:vAlign w:val="center"/>
          </w:tcPr>
          <w:p w14:paraId="3C8EFA23" w14:textId="77777777" w:rsidR="00364A09" w:rsidRPr="003150C7"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lang w:val="it-IT"/>
              </w:rPr>
            </w:pPr>
          </w:p>
        </w:tc>
        <w:tc>
          <w:tcPr>
            <w:tcW w:w="1275" w:type="dxa"/>
            <w:vAlign w:val="center"/>
          </w:tcPr>
          <w:p w14:paraId="541EF55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42B708A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02D31CA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7FDDD92" w14:textId="77777777" w:rsidR="00364A09" w:rsidRPr="00F902A5" w:rsidRDefault="004B40AF" w:rsidP="00364A09">
            <w:pPr>
              <w:jc w:val="center"/>
              <w:rPr>
                <w:rFonts w:ascii="Times New Roman" w:eastAsia="Times New Roman" w:hAnsi="Times New Roman" w:cs="Times New Roman"/>
                <w:sz w:val="20"/>
                <w:szCs w:val="20"/>
              </w:rPr>
            </w:pPr>
            <w:sdt>
              <w:sdtPr>
                <w:rPr>
                  <w:sz w:val="20"/>
                  <w:szCs w:val="20"/>
                </w:rPr>
                <w:tag w:val="goog_rdk_14"/>
                <w:id w:val="-1746878598"/>
              </w:sdtPr>
              <w:sdtContent/>
            </w:sdt>
            <w:r w:rsidR="00364A09" w:rsidRPr="00F902A5">
              <w:rPr>
                <w:rFonts w:ascii="yandex-sans" w:hAnsi="yandex-sans"/>
                <w:color w:val="000000"/>
                <w:sz w:val="20"/>
                <w:szCs w:val="20"/>
                <w:shd w:val="clear" w:color="auto" w:fill="FFFFFF"/>
              </w:rPr>
              <w:t>Indirect</w:t>
            </w:r>
            <w:r w:rsidR="00364A09" w:rsidRPr="00F902A5">
              <w:rPr>
                <w:rFonts w:ascii="Times New Roman" w:eastAsia="Times New Roman" w:hAnsi="Times New Roman" w:cs="Times New Roman"/>
                <w:sz w:val="20"/>
                <w:szCs w:val="20"/>
              </w:rPr>
              <w:t xml:space="preserve"> ~LAI</w:t>
            </w:r>
          </w:p>
        </w:tc>
        <w:tc>
          <w:tcPr>
            <w:tcW w:w="850" w:type="dxa"/>
            <w:vAlign w:val="center"/>
          </w:tcPr>
          <w:p w14:paraId="612A13C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26451BFF"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364A09" w:rsidRPr="00F902A5" w14:paraId="4B1B1A04" w14:textId="77777777" w:rsidTr="00364A09">
        <w:tc>
          <w:tcPr>
            <w:tcW w:w="1101" w:type="dxa"/>
            <w:vAlign w:val="center"/>
          </w:tcPr>
          <w:p w14:paraId="471D7E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518788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579A76C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5BCA963D"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05F290FC"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5B0B9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27C7BA4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34416060" w14:textId="4BDD7EBA" w:rsidR="00364A09" w:rsidRPr="00F902A5" w:rsidRDefault="00F806CD" w:rsidP="00F806C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(Martens and Michelsen, 1981; Van Renterghem, 2014; Yang et al., 2013)</w:t>
            </w:r>
            <w:r>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335AF7">
        <w:trPr>
          <w:jc w:val="center"/>
        </w:trPr>
        <w:tc>
          <w:tcPr>
            <w:tcW w:w="4754" w:type="pct"/>
          </w:tcPr>
          <w:p w14:paraId="25F54D81" w14:textId="464F1974" w:rsidR="00E05C4D" w:rsidRPr="009E46F1" w:rsidRDefault="00E05C4D" w:rsidP="00335AF7">
            <w:pPr>
              <w:pStyle w:val="MDPI39equation"/>
            </w:pP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335AF7">
            <w:pPr>
              <w:pStyle w:val="MDPI3aequationnumber"/>
              <w:spacing w:line="260" w:lineRule="atLeast"/>
            </w:pPr>
            <w:r w:rsidRPr="009E46F1">
              <w:t>(1)</w:t>
            </w:r>
          </w:p>
        </w:tc>
      </w:tr>
    </w:tbl>
    <w:p w14:paraId="78F5808E" w14:textId="34119615" w:rsidR="00364A09"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(Schepaschenko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by 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measured directly in field and trunk diameter expansion measured in real time with TreeTalkers IR distance sensor. Species dendrometric coefficients have been taking into account for the estimation of the trunk shape in the final calculation of biomass increment</w:t>
      </w:r>
      <w:r>
        <w:rPr>
          <w:rFonts w:ascii="Times New Roman" w:hAnsi="Times New Roman" w:cs="Times New Roman"/>
          <w:color w:val="000000"/>
          <w:sz w:val="24"/>
          <w:szCs w:val="23"/>
          <w:shd w:val="clear" w:color="auto" w:fill="FFFFFF"/>
        </w:rPr>
        <w:t>.</w:t>
      </w:r>
    </w:p>
    <w:p w14:paraId="41E0EACB"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2.2.2. Air temperature and humidity reduction</w:t>
      </w:r>
    </w:p>
    <w:p w14:paraId="6C9C40FD" w14:textId="368F5E68" w:rsidR="00364A09" w:rsidRDefault="00364A09" w:rsidP="00E05C4D">
      <w:pPr>
        <w:spacing w:after="0"/>
        <w:ind w:firstLine="720"/>
        <w:jc w:val="both"/>
        <w:rPr>
          <w:rFonts w:ascii="Times New Roman" w:eastAsia="Times New Roman" w:hAnsi="Times New Roman" w:cs="Times New Roman"/>
          <w:sz w:val="24"/>
          <w:szCs w:val="24"/>
        </w:rPr>
      </w:pPr>
      <w:commentRangeStart w:id="168"/>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 m height under the crown space and TT-R (reference outside station).</w:t>
      </w:r>
      <w:commentRangeEnd w:id="168"/>
      <w:r w:rsidR="00CF1243">
        <w:rPr>
          <w:rStyle w:val="a7"/>
        </w:rPr>
        <w:commentReference w:id="168"/>
      </w:r>
    </w:p>
    <w:p w14:paraId="4176228C" w14:textId="77777777" w:rsidR="00364A09" w:rsidRPr="00D12ABE"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6C18196B" w14:textId="77777777" w:rsidR="00364A09" w:rsidRDefault="00364A09" w:rsidP="00E05C4D">
      <w:pPr>
        <w:spacing w:after="0"/>
        <w:ind w:firstLine="720"/>
        <w:jc w:val="both"/>
        <w:rPr>
          <w:rFonts w:ascii="Times New Roman" w:eastAsia="Times New Roman" w:hAnsi="Times New Roman" w:cs="Times New Roman"/>
          <w:sz w:val="24"/>
          <w:szCs w:val="24"/>
        </w:rPr>
      </w:pPr>
      <w:commentRangeStart w:id="169"/>
      <w:r>
        <w:rPr>
          <w:rFonts w:ascii="Times New Roman" w:eastAsia="Times New Roman" w:hAnsi="Times New Roman" w:cs="Times New Roman"/>
          <w:sz w:val="24"/>
          <w:szCs w:val="24"/>
        </w:rPr>
        <w:t>Transpiration via Sap Flow (cumulative or hourly)</w:t>
      </w:r>
      <w:commentRangeEnd w:id="169"/>
      <w:r w:rsidR="001912A9">
        <w:rPr>
          <w:rStyle w:val="a7"/>
        </w:rPr>
        <w:commentReference w:id="169"/>
      </w:r>
    </w:p>
    <w:p w14:paraId="430CDFCE" w14:textId="77777777" w:rsidR="00F22F79" w:rsidRPr="00293F72" w:rsidRDefault="00F22F79" w:rsidP="00E05C4D">
      <w:pPr>
        <w:spacing w:after="0"/>
        <w:jc w:val="both"/>
        <w:rPr>
          <w:rFonts w:ascii="Times New Roman" w:eastAsia="Times New Roman" w:hAnsi="Times New Roman" w:cs="Times New Roman"/>
          <w:i/>
          <w:sz w:val="24"/>
          <w:szCs w:val="24"/>
        </w:rPr>
      </w:pPr>
      <w:bookmarkStart w:id="170" w:name="_heading=h.30j0zll" w:colFirst="0" w:colLast="0"/>
      <w:bookmarkEnd w:id="170"/>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w:t>
      </w:r>
      <w:commentRangeStart w:id="171"/>
      <w:r w:rsidRPr="00293F72">
        <w:rPr>
          <w:rFonts w:ascii="Times New Roman" w:eastAsia="Times New Roman" w:hAnsi="Times New Roman" w:cs="Times New Roman"/>
          <w:i/>
          <w:sz w:val="24"/>
          <w:szCs w:val="24"/>
        </w:rPr>
        <w:t xml:space="preserve">Energy consumption </w:t>
      </w:r>
      <w:commentRangeEnd w:id="171"/>
      <w:r w:rsidR="00A14704">
        <w:rPr>
          <w:rStyle w:val="a7"/>
        </w:rPr>
        <w:commentReference w:id="171"/>
      </w:r>
    </w:p>
    <w:p w14:paraId="3CBE7218" w14:textId="723AE3C8" w:rsidR="00364A09" w:rsidRDefault="00175DFD" w:rsidP="00E05C4D">
      <w:pPr>
        <w:spacing w:after="0"/>
        <w:ind w:firstLine="720"/>
        <w:jc w:val="both"/>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42C9BCB7" w14:textId="77777777" w:rsidTr="00335AF7">
        <w:trPr>
          <w:jc w:val="center"/>
        </w:trPr>
        <w:tc>
          <w:tcPr>
            <w:tcW w:w="4754" w:type="pct"/>
          </w:tcPr>
          <w:p w14:paraId="4E53AE67" w14:textId="63400D04" w:rsidR="00E05C4D" w:rsidRPr="009E46F1" w:rsidRDefault="00E05C4D" w:rsidP="00335AF7">
            <w:pPr>
              <w:pStyle w:val="MDPI39equation"/>
            </w:pPr>
            <w:r w:rsidRPr="00175DFD">
              <w:rPr>
                <w:rFonts w:ascii="Times New Roman" w:hAnsi="Times New Roman"/>
                <w:sz w:val="24"/>
                <w:szCs w:val="24"/>
              </w:rPr>
              <w:t xml:space="preserve">Rn= </w:t>
            </w:r>
            <w:r>
              <w:rPr>
                <w:rFonts w:ascii="Symbol" w:hAnsi="Symbol"/>
                <w:sz w:val="24"/>
                <w:szCs w:val="24"/>
              </w:rPr>
              <w:t></w:t>
            </w:r>
            <w:r>
              <w:rPr>
                <w:rFonts w:ascii="Times New Roman" w:hAnsi="Times New Roman"/>
                <w:sz w:val="24"/>
                <w:szCs w:val="24"/>
              </w:rPr>
              <w:t>E</w:t>
            </w:r>
            <w:r w:rsidRPr="00175DFD">
              <w:rPr>
                <w:rFonts w:ascii="Times New Roman" w:hAnsi="Times New Roman"/>
                <w:sz w:val="24"/>
                <w:szCs w:val="24"/>
              </w:rPr>
              <w:t xml:space="preserve"> + </w:t>
            </w:r>
            <w:r>
              <w:rPr>
                <w:rFonts w:ascii="Times New Roman" w:hAnsi="Times New Roman"/>
                <w:sz w:val="24"/>
                <w:szCs w:val="24"/>
              </w:rPr>
              <w:t>H</w:t>
            </w:r>
            <w:r w:rsidRPr="00175DFD">
              <w:rPr>
                <w:rFonts w:ascii="Times New Roman" w:hAnsi="Times New Roman"/>
                <w:sz w:val="24"/>
                <w:szCs w:val="24"/>
              </w:rPr>
              <w:t xml:space="preserve"> + G</w:t>
            </w:r>
            <w:r>
              <w:rPr>
                <w:rFonts w:ascii="Times New Roman" w:hAnsi="Times New Roman"/>
                <w:sz w:val="24"/>
                <w:szCs w:val="24"/>
              </w:rPr>
              <w:t>,</w:t>
            </w:r>
          </w:p>
        </w:tc>
        <w:tc>
          <w:tcPr>
            <w:tcW w:w="246" w:type="pct"/>
            <w:vAlign w:val="center"/>
          </w:tcPr>
          <w:p w14:paraId="7B568F70" w14:textId="3187E336" w:rsidR="00E05C4D" w:rsidRPr="009E46F1" w:rsidRDefault="00E05C4D" w:rsidP="00335AF7">
            <w:pPr>
              <w:pStyle w:val="MDPI3aequationnumber"/>
              <w:spacing w:line="260" w:lineRule="atLeast"/>
            </w:pPr>
            <w:r>
              <w:t>(2</w:t>
            </w:r>
            <w:r w:rsidRPr="009E46F1">
              <w:t>)</w:t>
            </w:r>
          </w:p>
        </w:tc>
      </w:tr>
    </w:tbl>
    <w:p w14:paraId="5FF2B53B" w14:textId="00F81111" w:rsidR="00175DFD" w:rsidRPr="00175DFD" w:rsidRDefault="00175DFD" w:rsidP="00E05C4D">
      <w:pPr>
        <w:spacing w:after="0"/>
        <w:jc w:val="both"/>
        <w:rPr>
          <w:rFonts w:ascii="Times New Roman" w:hAnsi="Times New Roman" w:cs="Times New Roman"/>
          <w:sz w:val="24"/>
          <w:szCs w:val="24"/>
        </w:rPr>
      </w:pPr>
      <w:r w:rsidRPr="00175DFD">
        <w:rPr>
          <w:rFonts w:ascii="Times New Roman" w:hAnsi="Times New Roman" w:cs="Times New Roman"/>
          <w:sz w:val="24"/>
          <w:szCs w:val="24"/>
        </w:rPr>
        <w:t xml:space="preserve">where </w:t>
      </w:r>
      <w:r w:rsidR="003B29EA">
        <w:rPr>
          <w:rFonts w:ascii="Symbol" w:hAnsi="Symbol" w:cs="Times New Roman"/>
          <w:sz w:val="24"/>
          <w:szCs w:val="24"/>
        </w:rPr>
        <w:t></w:t>
      </w:r>
      <w:r w:rsidR="003B29EA">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sidR="003B29EA">
        <w:rPr>
          <w:rFonts w:ascii="Symbol" w:hAnsi="Symbol" w:cs="Times New Roman"/>
          <w:sz w:val="24"/>
          <w:szCs w:val="24"/>
        </w:rPr>
        <w:t></w:t>
      </w:r>
      <w:r w:rsidR="003B29EA">
        <w:rPr>
          <w:rFonts w:ascii="Symbol" w:hAnsi="Symbol" w:cs="Times New Roman"/>
          <w:sz w:val="24"/>
          <w:szCs w:val="24"/>
        </w:rPr>
        <w:t></w:t>
      </w:r>
      <w:r w:rsidRPr="00175DFD">
        <w:rPr>
          <w:rFonts w:ascii="Times New Roman" w:hAnsi="Times New Roman" w:cs="Times New Roman"/>
          <w:sz w:val="24"/>
          <w:szCs w:val="24"/>
        </w:rPr>
        <w:t xml:space="preserve">the latent heat for vaporization of water = 2264.705 </w:t>
      </w:r>
      <w:commentRangeStart w:id="172"/>
      <w:r w:rsidRPr="00175DFD">
        <w:rPr>
          <w:rFonts w:ascii="Times New Roman" w:hAnsi="Times New Roman" w:cs="Times New Roman"/>
          <w:sz w:val="24"/>
          <w:szCs w:val="24"/>
        </w:rPr>
        <w:t>KJ</w:t>
      </w:r>
      <w:commentRangeEnd w:id="172"/>
      <w:r w:rsidR="003B29EA">
        <w:rPr>
          <w:rStyle w:val="a7"/>
        </w:rPr>
        <w:commentReference w:id="172"/>
      </w:r>
      <w:r w:rsidRPr="00175DFD">
        <w:rPr>
          <w:rFonts w:ascii="Times New Roman" w:hAnsi="Times New Roman" w:cs="Times New Roman"/>
          <w:sz w:val="24"/>
          <w:szCs w:val="24"/>
        </w:rPr>
        <w:t>/K</w:t>
      </w:r>
      <w:r w:rsidR="003B29EA">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w:t>
      </w:r>
      <w:r w:rsidR="0036060E">
        <w:rPr>
          <w:rFonts w:ascii="Times New Roman" w:hAnsi="Times New Roman" w:cs="Times New Roman"/>
          <w:sz w:val="24"/>
          <w:szCs w:val="24"/>
        </w:rPr>
        <w:t>f</w:t>
      </w:r>
      <w:r w:rsidRPr="00175DFD">
        <w:rPr>
          <w:rFonts w:ascii="Times New Roman" w:hAnsi="Times New Roman" w:cs="Times New Roman"/>
          <w:sz w:val="24"/>
          <w:szCs w:val="24"/>
        </w:rPr>
        <w:t xml:space="preserve"> the energy which penetrate the canopy</w:t>
      </w:r>
      <w:r>
        <w:rPr>
          <w:rFonts w:ascii="Times New Roman" w:hAnsi="Times New Roman" w:cs="Times New Roman"/>
          <w:sz w:val="24"/>
          <w:szCs w:val="24"/>
        </w:rPr>
        <w:t>.</w:t>
      </w:r>
    </w:p>
    <w:p w14:paraId="47DC4D38" w14:textId="47B3702C" w:rsidR="009149D9" w:rsidRDefault="009149D9" w:rsidP="00E05C4D">
      <w:pPr>
        <w:spacing w:after="0"/>
        <w:jc w:val="both"/>
        <w:rPr>
          <w:rFonts w:ascii="Times New Roman" w:hAnsi="Times New Roman" w:cs="Times New Roman"/>
          <w:sz w:val="24"/>
          <w:szCs w:val="24"/>
        </w:rPr>
      </w:pPr>
      <w:r>
        <w:rPr>
          <w:rFonts w:ascii="Times New Roman" w:hAnsi="Times New Roman" w:cs="Times New Roman"/>
          <w:sz w:val="24"/>
          <w:szCs w:val="24"/>
        </w:rPr>
        <w:t xml:space="preserve">Sensible heat was calculated according to </w:t>
      </w:r>
      <w:r w:rsidR="0036060E">
        <w:rPr>
          <w:rFonts w:ascii="Times New Roman" w:hAnsi="Times New Roman" w:cs="Times New Roman"/>
          <w:sz w:val="24"/>
          <w:szCs w:val="24"/>
        </w:rPr>
        <w:t xml:space="preserve">the </w:t>
      </w:r>
      <w:r>
        <w:rPr>
          <w:rFonts w:ascii="Times New Roman" w:hAnsi="Times New Roman" w:cs="Times New Roman"/>
          <w:sz w:val="24"/>
          <w:szCs w:val="24"/>
        </w:rPr>
        <w:t>equation:</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02114B27" w14:textId="77777777" w:rsidTr="00335AF7">
        <w:trPr>
          <w:jc w:val="center"/>
        </w:trPr>
        <w:tc>
          <w:tcPr>
            <w:tcW w:w="4754" w:type="pct"/>
          </w:tcPr>
          <w:p w14:paraId="2AF37E61" w14:textId="2D5A10C9" w:rsidR="00E05C4D" w:rsidRPr="009E46F1" w:rsidRDefault="00E05C4D" w:rsidP="00335AF7">
            <w:pPr>
              <w:pStyle w:val="MDPI39equation"/>
            </w:pPr>
            <m:oMath>
              <m:r>
                <w:rPr>
                  <w:rFonts w:ascii="Cambria Math" w:hAnsi="Cambria Math"/>
                  <w:sz w:val="24"/>
                  <w:szCs w:val="24"/>
                </w:rPr>
                <m:t>C = 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r</m:t>
                  </m:r>
                </m:den>
              </m:f>
            </m:oMath>
            <w:r>
              <w:rPr>
                <w:sz w:val="24"/>
                <w:szCs w:val="24"/>
              </w:rPr>
              <w:t>,</w:t>
            </w:r>
          </w:p>
        </w:tc>
        <w:tc>
          <w:tcPr>
            <w:tcW w:w="246" w:type="pct"/>
            <w:vAlign w:val="center"/>
          </w:tcPr>
          <w:p w14:paraId="5A441CCA" w14:textId="30E29191" w:rsidR="00E05C4D" w:rsidRPr="009E46F1" w:rsidRDefault="00E05C4D" w:rsidP="00E05C4D">
            <w:pPr>
              <w:pStyle w:val="MDPI3aequationnumber"/>
              <w:spacing w:line="260" w:lineRule="atLeast"/>
            </w:pPr>
            <w:r>
              <w:t>(3</w:t>
            </w:r>
            <w:r w:rsidRPr="009E46F1">
              <w:t>)</w:t>
            </w:r>
          </w:p>
        </w:tc>
      </w:tr>
    </w:tbl>
    <w:p w14:paraId="2D97AF78" w14:textId="048D18A0" w:rsidR="009149D9" w:rsidRDefault="00E05C4D" w:rsidP="00E05C4D">
      <w:pPr>
        <w:spacing w:after="0"/>
        <w:jc w:val="both"/>
        <w:rPr>
          <w:rFonts w:ascii="Times New Roman" w:hAnsi="Times New Roman" w:cs="Times New Roman"/>
          <w:color w:val="000000"/>
          <w:sz w:val="24"/>
          <w:szCs w:val="24"/>
        </w:rPr>
      </w:pPr>
      <w:r>
        <w:rPr>
          <w:rFonts w:ascii="Times New Roman" w:hAnsi="Times New Roman" w:cs="Times New Roman"/>
          <w:sz w:val="24"/>
          <w:szCs w:val="24"/>
        </w:rPr>
        <w:t>w</w:t>
      </w:r>
      <w:r w:rsidR="009149D9">
        <w:rPr>
          <w:rFonts w:ascii="Times New Roman" w:hAnsi="Times New Roman" w:cs="Times New Roman"/>
          <w:sz w:val="24"/>
          <w:szCs w:val="24"/>
        </w:rPr>
        <w:t xml:space="preserve">here </w:t>
      </w:r>
      <w:r w:rsidR="009149D9" w:rsidRPr="009149D9">
        <w:rPr>
          <w:rFonts w:ascii="Times New Roman" w:hAnsi="Times New Roman" w:cs="Times New Roman"/>
          <w:sz w:val="24"/>
          <w:szCs w:val="24"/>
        </w:rPr>
        <w:t>c</w:t>
      </w:r>
      <w:r w:rsidR="009149D9" w:rsidRPr="009149D9">
        <w:rPr>
          <w:rFonts w:ascii="Times New Roman" w:hAnsi="Times New Roman" w:cs="Times New Roman"/>
          <w:sz w:val="24"/>
          <w:szCs w:val="24"/>
          <w:vertAlign w:val="subscript"/>
        </w:rPr>
        <w:t>p</w:t>
      </w:r>
      <w:r w:rsidR="009149D9" w:rsidRPr="009149D9">
        <w:rPr>
          <w:rFonts w:ascii="Times New Roman" w:hAnsi="Times New Roman" w:cs="Times New Roman"/>
          <w:sz w:val="24"/>
          <w:szCs w:val="24"/>
        </w:rPr>
        <w:t xml:space="preserve"> </w:t>
      </w:r>
      <w:r w:rsidR="0036060E">
        <w:rPr>
          <w:rFonts w:ascii="Times New Roman" w:hAnsi="Times New Roman" w:cs="Times New Roman"/>
          <w:color w:val="000000"/>
          <w:sz w:val="20"/>
          <w:szCs w:val="20"/>
        </w:rPr>
        <w:t xml:space="preserve"> is the </w:t>
      </w:r>
      <w:r w:rsidR="009149D9">
        <w:rPr>
          <w:rFonts w:ascii="Times New Roman" w:hAnsi="Times New Roman" w:cs="Times New Roman"/>
          <w:sz w:val="24"/>
          <w:szCs w:val="24"/>
        </w:rPr>
        <w:t xml:space="preserve"> </w:t>
      </w:r>
      <w:r w:rsidR="009149D9" w:rsidRPr="009149D9">
        <w:rPr>
          <w:rFonts w:ascii="Times New Roman" w:hAnsi="Times New Roman" w:cs="Times New Roman"/>
          <w:sz w:val="24"/>
          <w:szCs w:val="24"/>
        </w:rPr>
        <w:t xml:space="preserve">specific heat of air (1.006 kJ/kg C), </w:t>
      </w:r>
      <w:r w:rsidR="009149D9" w:rsidRPr="009149D9">
        <w:rPr>
          <w:rFonts w:ascii="Times New Roman" w:hAnsi="Times New Roman" w:cs="Times New Roman"/>
          <w:color w:val="000000"/>
          <w:sz w:val="24"/>
          <w:szCs w:val="24"/>
        </w:rPr>
        <w:t xml:space="preserve">ρ </w:t>
      </w:r>
      <w:r w:rsidR="0036060E">
        <w:rPr>
          <w:rFonts w:ascii="Times New Roman" w:hAnsi="Times New Roman" w:cs="Times New Roman"/>
          <w:color w:val="000000"/>
          <w:sz w:val="24"/>
          <w:szCs w:val="24"/>
        </w:rPr>
        <w:t>I</w:t>
      </w:r>
      <w:r w:rsidR="009149D9" w:rsidRPr="009149D9">
        <w:rPr>
          <w:rFonts w:ascii="Times New Roman" w:hAnsi="Times New Roman" w:cs="Times New Roman"/>
          <w:color w:val="000000"/>
          <w:sz w:val="24"/>
          <w:szCs w:val="24"/>
        </w:rPr>
        <w:t xml:space="preserve"> air density (1.202 kg/m3)</w:t>
      </w:r>
      <w:r w:rsidR="009149D9">
        <w:rPr>
          <w:rFonts w:ascii="Times New Roman" w:hAnsi="Times New Roman" w:cs="Times New Roman"/>
          <w:color w:val="000000"/>
          <w:sz w:val="24"/>
          <w:szCs w:val="24"/>
        </w:rPr>
        <w:t xml:space="preserve">, r </w:t>
      </w:r>
      <w:r w:rsidR="009149D9"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6060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009149D9" w:rsidRPr="009149D9">
        <w:rPr>
          <w:rFonts w:ascii="Times New Roman" w:hAnsi="Times New Roman" w:cs="Times New Roman"/>
          <w:color w:val="000000"/>
          <w:sz w:val="24"/>
          <w:szCs w:val="24"/>
        </w:rPr>
        <w:t>aerodynamic resistance</w:t>
      </w:r>
      <w:r w:rsidR="009149D9">
        <w:rPr>
          <w:rFonts w:ascii="Times New Roman" w:hAnsi="Times New Roman" w:cs="Times New Roman"/>
          <w:color w:val="000000"/>
          <w:sz w:val="24"/>
          <w:szCs w:val="24"/>
        </w:rPr>
        <w:t xml:space="preserve">, </w:t>
      </w:r>
      <w:r w:rsidR="009149D9" w:rsidRPr="00175DFD">
        <w:rPr>
          <w:i/>
          <w:iCs/>
          <w:color w:val="000000"/>
        </w:rPr>
        <w:sym w:font="Symbol" w:char="F044"/>
      </w:r>
      <w:r w:rsidR="009149D9" w:rsidRPr="009149D9">
        <w:rPr>
          <w:rFonts w:ascii="Times New Roman" w:hAnsi="Times New Roman" w:cs="Times New Roman"/>
          <w:color w:val="000000"/>
          <w:sz w:val="24"/>
          <w:szCs w:val="24"/>
        </w:rPr>
        <w:t>T</w:t>
      </w:r>
      <w:r w:rsidR="009149D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is the </w:t>
      </w:r>
      <w:r w:rsidR="0025283E" w:rsidRPr="009149D9">
        <w:rPr>
          <w:rFonts w:ascii="Times New Roman" w:hAnsi="Times New Roman" w:cs="Times New Roman"/>
          <w:color w:val="000000"/>
          <w:sz w:val="24"/>
          <w:szCs w:val="24"/>
        </w:rPr>
        <w:t>temperature</w:t>
      </w:r>
      <w:r w:rsidR="009149D9" w:rsidRPr="009149D9">
        <w:rPr>
          <w:rFonts w:ascii="Times New Roman" w:hAnsi="Times New Roman" w:cs="Times New Roman"/>
          <w:color w:val="000000"/>
          <w:sz w:val="24"/>
          <w:szCs w:val="24"/>
        </w:rPr>
        <w:t xml:space="preserve"> difference between </w:t>
      </w:r>
      <w:r w:rsidR="009149D9">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009149D9"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xml:space="preserve">. Canopy temperature was not measured directly, and we </w:t>
      </w:r>
      <w:r w:rsidR="0036060E">
        <w:rPr>
          <w:rFonts w:ascii="Times New Roman" w:hAnsi="Times New Roman" w:cs="Times New Roman"/>
          <w:color w:val="000000"/>
          <w:sz w:val="24"/>
          <w:szCs w:val="24"/>
        </w:rPr>
        <w:t>used the stem temperature as the closest proxy.</w:t>
      </w:r>
      <w:r w:rsidR="0025283E">
        <w:rPr>
          <w:rFonts w:ascii="Times New Roman" w:hAnsi="Times New Roman" w:cs="Times New Roman"/>
          <w:color w:val="000000"/>
          <w:sz w:val="24"/>
          <w:szCs w:val="24"/>
        </w:rPr>
        <w:t xml:space="preserve"> Trunk temperature </w:t>
      </w:r>
      <w:r>
        <w:rPr>
          <w:rFonts w:ascii="Times New Roman" w:hAnsi="Times New Roman" w:cs="Times New Roman"/>
          <w:color w:val="000000"/>
          <w:sz w:val="24"/>
          <w:szCs w:val="24"/>
        </w:rPr>
        <w:t>was</w:t>
      </w:r>
      <w:r w:rsidR="0025283E">
        <w:rPr>
          <w:rFonts w:ascii="Times New Roman" w:hAnsi="Times New Roman" w:cs="Times New Roman"/>
          <w:color w:val="000000"/>
          <w:sz w:val="24"/>
          <w:szCs w:val="24"/>
        </w:rPr>
        <w:t xml:space="preserve"> repeatedly measured as part of measuring sap flux density with heat dissipation probes. Aerodynamic resistance was calculated according to </w:t>
      </w:r>
      <w:r w:rsidR="0025283E" w:rsidRPr="0039589E">
        <w:rPr>
          <w:rFonts w:ascii="Times New Roman" w:hAnsi="Times New Roman" w:cs="Times New Roman"/>
          <w:color w:val="000000"/>
          <w:sz w:val="24"/>
          <w:szCs w:val="24"/>
          <w:highlight w:val="yellow"/>
        </w:rPr>
        <w:t>Tom’s model</w:t>
      </w:r>
      <w:r w:rsidR="0036060E" w:rsidRPr="0039589E">
        <w:rPr>
          <w:rFonts w:ascii="Times New Roman" w:hAnsi="Times New Roman" w:cs="Times New Roman"/>
          <w:color w:val="000000"/>
          <w:sz w:val="24"/>
          <w:szCs w:val="24"/>
          <w:highlight w:val="yellow"/>
        </w:rPr>
        <w:t xml:space="preserve"> (ref)</w:t>
      </w:r>
      <w:r w:rsidR="0025283E">
        <w:rPr>
          <w:rFonts w:ascii="Times New Roman" w:hAnsi="Times New Roman" w:cs="Times New Roman"/>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AC28BCA" w14:textId="77777777" w:rsidTr="00335AF7">
        <w:trPr>
          <w:jc w:val="center"/>
        </w:trPr>
        <w:tc>
          <w:tcPr>
            <w:tcW w:w="4754" w:type="pct"/>
          </w:tcPr>
          <w:p w14:paraId="264F9A5A" w14:textId="7D9ADD0E" w:rsidR="00E05C4D" w:rsidRPr="009E46F1" w:rsidRDefault="00E05C4D" w:rsidP="00335AF7">
            <w:pPr>
              <w:pStyle w:val="MDPI39equation"/>
            </w:pPr>
            <m:oMath>
              <m:r>
                <w:rPr>
                  <w:rFonts w:ascii="Cambria Math" w:hAnsi="Cambria Math"/>
                  <w:sz w:val="24"/>
                  <w:szCs w:val="24"/>
                </w:rPr>
                <m:t>r=</m:t>
              </m:r>
              <m:func>
                <m:funcPr>
                  <m:ctrlPr>
                    <w:rPr>
                      <w:rFonts w:ascii="Cambria Math" w:hAnsi="Cambria Math"/>
                      <w:i/>
                      <w:iCs/>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z-d</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e>
              </m:func>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U</m:t>
                  </m:r>
                  <m:sSup>
                    <m:sSupPr>
                      <m:ctrlPr>
                        <w:rPr>
                          <w:rFonts w:ascii="Cambria Math" w:hAnsi="Cambria Math"/>
                          <w:i/>
                          <w:iCs/>
                          <w:sz w:val="24"/>
                          <w:szCs w:val="24"/>
                        </w:rPr>
                      </m:ctrlPr>
                    </m:sSupPr>
                    <m:e>
                      <m:r>
                        <w:rPr>
                          <w:rFonts w:ascii="Cambria Math" w:hAnsi="Cambria Math"/>
                          <w:sz w:val="24"/>
                          <w:szCs w:val="24"/>
                        </w:rPr>
                        <m:t>k</m:t>
                      </m:r>
                    </m:e>
                    <m:sup>
                      <m:r>
                        <w:rPr>
                          <w:rFonts w:ascii="Cambria Math" w:hAnsi="Cambria Math"/>
                          <w:sz w:val="24"/>
                          <w:szCs w:val="24"/>
                        </w:rPr>
                        <m:t>2</m:t>
                      </m:r>
                    </m:sup>
                  </m:sSup>
                </m:den>
              </m:f>
            </m:oMath>
            <w:r>
              <w:rPr>
                <w:iCs/>
                <w:sz w:val="24"/>
                <w:szCs w:val="24"/>
              </w:rPr>
              <w:t>,</w:t>
            </w:r>
          </w:p>
        </w:tc>
        <w:tc>
          <w:tcPr>
            <w:tcW w:w="246" w:type="pct"/>
            <w:vAlign w:val="center"/>
          </w:tcPr>
          <w:p w14:paraId="56E1428A" w14:textId="0477BDB8" w:rsidR="00E05C4D" w:rsidRPr="009E46F1" w:rsidRDefault="00E05C4D" w:rsidP="00E05C4D">
            <w:pPr>
              <w:pStyle w:val="MDPI3aequationnumber"/>
              <w:spacing w:line="260" w:lineRule="atLeast"/>
            </w:pPr>
            <w:r>
              <w:t>(4</w:t>
            </w:r>
            <w:r w:rsidRPr="009E46F1">
              <w:t>)</w:t>
            </w:r>
          </w:p>
        </w:tc>
      </w:tr>
    </w:tbl>
    <w:p w14:paraId="5F62D484" w14:textId="1264A861" w:rsidR="00983329" w:rsidRPr="00175DFD" w:rsidRDefault="00E05C4D" w:rsidP="00E05C4D">
      <w:pPr>
        <w:spacing w:after="0"/>
        <w:jc w:val="both"/>
        <w:rPr>
          <w:rFonts w:ascii="Times New Roman" w:eastAsia="Times New Roman" w:hAnsi="Times New Roman" w:cs="Times New Roman"/>
          <w:sz w:val="24"/>
          <w:szCs w:val="24"/>
        </w:rPr>
      </w:pPr>
      <w:r>
        <w:rPr>
          <w:rFonts w:ascii="Times New Roman" w:hAnsi="Times New Roman" w:cs="Times New Roman"/>
          <w:color w:val="000000"/>
          <w:sz w:val="24"/>
          <w:szCs w:val="24"/>
        </w:rPr>
        <w:t>w</w:t>
      </w:r>
      <w:r w:rsidR="00290198" w:rsidRPr="00290198">
        <w:rPr>
          <w:rFonts w:ascii="Times New Roman" w:hAnsi="Times New Roman" w:cs="Times New Roman"/>
          <w:color w:val="000000"/>
          <w:sz w:val="24"/>
          <w:szCs w:val="24"/>
        </w:rPr>
        <w:t xml:space="preserve">here </w:t>
      </w:r>
      <w:r w:rsidR="00EA66B8" w:rsidRPr="00290198">
        <w:rPr>
          <w:rFonts w:ascii="Times New Roman" w:hAnsi="Times New Roman" w:cs="Times New Roman"/>
          <w:color w:val="000000"/>
          <w:sz w:val="24"/>
          <w:szCs w:val="24"/>
        </w:rPr>
        <w:t xml:space="preserve">U </w:t>
      </w:r>
      <w:r w:rsidR="0036060E">
        <w:rPr>
          <w:rFonts w:ascii="Times New Roman" w:hAnsi="Times New Roman" w:cs="Times New Roman"/>
          <w:color w:val="000000"/>
          <w:sz w:val="24"/>
          <w:szCs w:val="24"/>
        </w:rPr>
        <w:t>is the</w:t>
      </w:r>
      <w:r>
        <w:rPr>
          <w:rFonts w:ascii="Times New Roman" w:hAnsi="Times New Roman" w:cs="Times New Roman"/>
          <w:color w:val="000000"/>
          <w:sz w:val="24"/>
          <w:szCs w:val="24"/>
        </w:rPr>
        <w:t xml:space="preserve"> </w:t>
      </w:r>
      <w:r w:rsidR="00EA66B8" w:rsidRPr="00290198">
        <w:rPr>
          <w:rFonts w:ascii="Times New Roman" w:hAnsi="Times New Roman" w:cs="Times New Roman"/>
          <w:color w:val="000000"/>
          <w:sz w:val="24"/>
          <w:szCs w:val="24"/>
        </w:rPr>
        <w:t>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83329">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was obtained from closest public weather </w:t>
      </w:r>
      <w:r w:rsidR="00983329">
        <w:rPr>
          <w:rFonts w:ascii="Times New Roman" w:eastAsia="Times New Roman" w:hAnsi="Times New Roman" w:cs="Times New Roman"/>
          <w:sz w:val="24"/>
          <w:szCs w:val="24"/>
        </w:rPr>
        <w:t>station</w:t>
      </w:r>
      <w:r w:rsidR="0039589E">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(300m)</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00983329"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00983329" w:rsidRPr="00983329">
        <w:rPr>
          <w:rFonts w:ascii="Times New Roman" w:eastAsia="Times New Roman" w:hAnsi="Times New Roman" w:cs="Times New Roman"/>
          <w:sz w:val="24"/>
          <w:szCs w:val="24"/>
        </w:rPr>
        <w:t xml:space="preserve"> </w:t>
      </w:r>
      <w:r w:rsidR="0036060E">
        <w:rPr>
          <w:rFonts w:ascii="Times New Roman" w:eastAsia="Times New Roman" w:hAnsi="Times New Roman" w:cs="Times New Roman"/>
          <w:sz w:val="24"/>
          <w:szCs w:val="24"/>
        </w:rPr>
        <w:t>the logarithmic profile equation</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 xml:space="preserve">and taking </w:t>
      </w:r>
      <w:r w:rsidR="00983329" w:rsidRPr="00983329">
        <w:rPr>
          <w:rFonts w:ascii="Times New Roman" w:eastAsia="Times New Roman" w:hAnsi="Times New Roman" w:cs="Times New Roman"/>
          <w:sz w:val="24"/>
          <w:szCs w:val="24"/>
        </w:rPr>
        <w:t xml:space="preserve">roughness length = 0.6. Gaps </w:t>
      </w:r>
      <w:r w:rsidR="00EA66B8">
        <w:rPr>
          <w:rFonts w:ascii="Times New Roman" w:eastAsia="Times New Roman" w:hAnsi="Times New Roman" w:cs="Times New Roman"/>
          <w:sz w:val="24"/>
          <w:szCs w:val="24"/>
        </w:rPr>
        <w:t xml:space="preserve">in weather data </w:t>
      </w:r>
      <w:r w:rsidR="00983329"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00983329" w:rsidRPr="00983329">
        <w:rPr>
          <w:rFonts w:ascii="Times New Roman" w:eastAsia="Times New Roman" w:hAnsi="Times New Roman" w:cs="Times New Roman"/>
          <w:sz w:val="24"/>
          <w:szCs w:val="24"/>
        </w:rPr>
        <w:t xml:space="preserve"> linearly interpolated</w:t>
      </w:r>
      <w:r w:rsidR="00983329">
        <w:rPr>
          <w:rFonts w:ascii="Times New Roman" w:eastAsia="Times New Roman" w:hAnsi="Times New Roman" w:cs="Times New Roman"/>
          <w:sz w:val="24"/>
          <w:szCs w:val="24"/>
        </w:rPr>
        <w:t>.</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3A9C3EA5" w:rsidR="004656A4" w:rsidRDefault="00900D61" w:rsidP="00E05C4D">
      <w:pPr>
        <w:spacing w:after="0"/>
        <w:ind w:firstLine="72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 xml:space="preserve">According to </w:t>
      </w:r>
      <w:r w:rsidRPr="0039589E">
        <w:rPr>
          <w:rFonts w:ascii="Times New Roman" w:eastAsia="Times New Roman" w:hAnsi="Times New Roman" w:cs="Times New Roman"/>
          <w:iCs/>
          <w:sz w:val="24"/>
          <w:szCs w:val="24"/>
          <w:highlight w:val="yellow"/>
        </w:rPr>
        <w:t>Monsi and Saeki (1953)</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by the extinction of photosynthetic light radiation through the canopy. P</w:t>
      </w:r>
      <w:r w:rsidR="008C338F" w:rsidRPr="003F4AEE">
        <w:rPr>
          <w:rFonts w:ascii="Times New Roman" w:eastAsia="Times New Roman" w:hAnsi="Times New Roman" w:cs="Times New Roman"/>
          <w:iCs/>
          <w:sz w:val="24"/>
          <w:szCs w:val="24"/>
        </w:rPr>
        <w:t>hotosynthetically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 xml:space="preserve">TTR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335AF7">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w:lastRenderedPageBreak/>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335AF7">
            <w:pPr>
              <w:pStyle w:val="MDPI3aequationnumber"/>
              <w:spacing w:line="260" w:lineRule="atLeast"/>
            </w:pP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xml:space="preserve">. </w:t>
      </w:r>
      <w:commentRangeStart w:id="173"/>
      <w:r w:rsidRPr="00D12ABE">
        <w:rPr>
          <w:rFonts w:ascii="Times New Roman" w:eastAsia="Times New Roman" w:hAnsi="Times New Roman" w:cs="Times New Roman"/>
          <w:i/>
          <w:sz w:val="24"/>
          <w:szCs w:val="24"/>
        </w:rPr>
        <w:t>Particulate adsorption</w:t>
      </w:r>
      <w:r w:rsidR="00871684" w:rsidRPr="00D12ABE">
        <w:rPr>
          <w:rFonts w:ascii="Times New Roman" w:eastAsia="Times New Roman" w:hAnsi="Times New Roman" w:cs="Times New Roman"/>
          <w:i/>
          <w:sz w:val="24"/>
          <w:szCs w:val="24"/>
        </w:rPr>
        <w:t xml:space="preserve"> </w:t>
      </w:r>
      <w:commentRangeEnd w:id="173"/>
      <w:r w:rsidR="00A14704">
        <w:rPr>
          <w:rStyle w:val="a7"/>
        </w:rPr>
        <w:commentReference w:id="173"/>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r w:rsidR="00983329" w:rsidRPr="00983329">
        <w:rPr>
          <w:rFonts w:ascii="Times New Roman" w:eastAsia="Times New Roman" w:hAnsi="Times New Roman" w:cs="Times New Roman"/>
          <w:sz w:val="24"/>
          <w:szCs w:val="24"/>
        </w:rPr>
        <w:t xml:space="preserve">i-Tree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(Hirabayashi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335AF7">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*C</w:t>
            </w:r>
          </w:p>
          <w:p w14:paraId="4ACA46F1" w14:textId="77777777" w:rsidR="00E05C4D" w:rsidRPr="007C557A" w:rsidRDefault="004B40AF"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4B40AF"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4B40AF"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(6</w:t>
            </w:r>
            <w:r w:rsidRPr="009E46F1">
              <w:t>)</w:t>
            </w:r>
          </w:p>
        </w:tc>
      </w:tr>
    </w:tbl>
    <w:p w14:paraId="473C8FF9" w14:textId="4FBC939B"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V</w:t>
      </w:r>
      <w:r w:rsidR="00AA1824" w:rsidRPr="00AA1824">
        <w:rPr>
          <w:rFonts w:ascii="Times New Roman" w:eastAsia="Times New Roman" w:hAnsi="Times New Roman" w:cs="Times New Roman"/>
          <w:sz w:val="24"/>
          <w:szCs w:val="24"/>
          <w:vertAlign w:val="subscript"/>
        </w:rPr>
        <w:t>d</w:t>
      </w:r>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4"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174" w:name="_heading=h.gjdgxs" w:colFirst="0" w:colLast="0"/>
      <w:bookmarkEnd w:id="174"/>
      <w:r w:rsidRPr="003723ED">
        <w:rPr>
          <w:rFonts w:ascii="Times New Roman" w:eastAsia="Times New Roman" w:hAnsi="Times New Roman" w:cs="Times New Roman"/>
          <w:sz w:val="24"/>
          <w:szCs w:val="24"/>
        </w:rPr>
        <w:t>2.3. Data processing.</w:t>
      </w:r>
    </w:p>
    <w:p w14:paraId="7024A186" w14:textId="7B0A64E7"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TreeTalker+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 xml:space="preserve">(TT+ and TTR)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transmitted data to TT-cloud device via Low Power Wide Area Network (LoRaWan)</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wireless networking protocol. TT-cloud device is a gateway device in TreeTalkers devices ecosystem, which purpose is to collect data from all TT devices on site, store it and then transmit it to online database via WiFi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r w:rsidR="003723ED" w:rsidRPr="003723ED">
        <w:rPr>
          <w:rFonts w:ascii="Times New Roman" w:eastAsia="Times New Roman" w:hAnsi="Times New Roman" w:cs="Times New Roman"/>
          <w:sz w:val="24"/>
          <w:szCs w:val="24"/>
        </w:rPr>
        <w:t>,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5CB07F11" w14:textId="6A4FED54"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Start w:id="175"/>
      <w:r w:rsidRPr="00015FD1">
        <w:rPr>
          <w:rFonts w:ascii="Times New Roman" w:eastAsia="Times New Roman" w:hAnsi="Times New Roman" w:cs="Times New Roman"/>
          <w:sz w:val="24"/>
          <w:szCs w:val="24"/>
        </w:rPr>
        <w:t>Air Temperature and Humidity reduction</w:t>
      </w:r>
      <w:commentRangeEnd w:id="175"/>
      <w:r>
        <w:rPr>
          <w:rStyle w:val="a7"/>
        </w:rPr>
        <w:commentReference w:id="175"/>
      </w:r>
      <w:r>
        <w:rPr>
          <w:rFonts w:ascii="Times New Roman" w:eastAsia="Times New Roman" w:hAnsi="Times New Roman" w:cs="Times New Roman"/>
          <w:sz w:val="24"/>
          <w:szCs w:val="24"/>
        </w:rPr>
        <w:t>.</w:t>
      </w:r>
    </w:p>
    <w:p w14:paraId="7A079F7D" w14:textId="0333016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2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showing an effect up to about 2°C degrees with the external temperatures. In October all the species show a warming effect at mid of the day, on the same order. An opposed behavior is recorded for nighttime periods where usually during summer months trees are slightly warmer than the surrounded air. In October they show a cooling effect in the night. </w:t>
      </w:r>
    </w:p>
    <w:p w14:paraId="17180583" w14:textId="5E4A95C5" w:rsidR="00015FD1" w:rsidRPr="00335AF7" w:rsidRDefault="00C33AA1"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8989B" wp14:editId="789A9B73">
            <wp:extent cx="5943600" cy="4457700"/>
            <wp:effectExtent l="0" t="0" r="0" b="0"/>
            <wp:docPr id="4" name="Рисунок 1"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r_diurnal_by_mont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3B675E5" w14:textId="0E2F2EAB"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Figure 2.</w:t>
      </w:r>
      <w:r>
        <w:rPr>
          <w:rFonts w:ascii="Times New Roman" w:eastAsia="Times New Roman" w:hAnsi="Times New Roman" w:cs="Times New Roman"/>
          <w:sz w:val="24"/>
          <w:szCs w:val="24"/>
        </w:rPr>
        <w:t xml:space="preserve"> </w:t>
      </w:r>
    </w:p>
    <w:p w14:paraId="4D71C657" w14:textId="39B011FA"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no significant differences between this dynamics shown by species. But if we look at the average monthly differences – there are noticeable levels of the temperature reduction by the different species. During July the amplitude of temperature differences, associated with Betula, was lower than Acer, while Larix and Tillia show an intermediate same results. In August the maximal changes were shown by Larix. It’s very interesting, that during night time in September Larix was dissipating heat much higher than others – </w:t>
      </w:r>
      <w:r w:rsidR="00127E9A">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T was around </w:t>
      </w:r>
      <w:r w:rsidR="00127E9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,5 </w:t>
      </w:r>
      <w:r w:rsidRPr="003958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degrees. Most of the species show a similar behavior, but Larix seems to show the highest excursions, probably due to trees crown geometry which is quite different form the broadleaves species. The opposite climate effect shown during October may be explained with leaf senescence and leaves fall (see LAI spectrometer data). In addition the relatively minor transpiration rates can also explain the changes in the energy balance of this period</w:t>
      </w:r>
      <w:r w:rsidRPr="0039589E">
        <w:rPr>
          <w:rFonts w:ascii="Times New Roman" w:eastAsia="Times New Roman" w:hAnsi="Times New Roman" w:cs="Times New Roman"/>
          <w:sz w:val="24"/>
          <w:szCs w:val="24"/>
        </w:rPr>
        <w:t xml:space="preserve">. These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w:t>
      </w:r>
      <w:r w:rsidRPr="0039589E">
        <w:rPr>
          <w:rFonts w:ascii="Times New Roman" w:eastAsia="Times New Roman" w:hAnsi="Times New Roman" w:cs="Times New Roman"/>
          <w:sz w:val="24"/>
          <w:szCs w:val="24"/>
        </w:rPr>
        <w:lastRenderedPageBreak/>
        <w:t xml:space="preserve">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r w:rsidRPr="00995940">
        <w:rPr>
          <w:rFonts w:ascii="Times New Roman" w:hAnsi="Times New Roman" w:cs="Times New Roman"/>
          <w:sz w:val="24"/>
        </w:rPr>
        <w:t xml:space="preserve">Rahman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platanoides or </w:t>
      </w:r>
      <w:r w:rsidRPr="0039589E">
        <w:rPr>
          <w:rFonts w:ascii="Times New Roman" w:eastAsia="Times New Roman" w:hAnsi="Times New Roman" w:cs="Times New Roman"/>
          <w:sz w:val="24"/>
          <w:szCs w:val="24"/>
        </w:rPr>
        <w:t>Tilia cordata trees, daytime temperature decreased up to 3.5 ℃ during August in comparison of the unshaded surrounding area.</w:t>
      </w:r>
      <w:r>
        <w:rPr>
          <w:rFonts w:ascii="Times New Roman" w:eastAsia="Times New Roman" w:hAnsi="Times New Roman" w:cs="Times New Roman"/>
          <w:sz w:val="24"/>
          <w:szCs w:val="24"/>
        </w:rPr>
        <w:t xml:space="preserve"> </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6DE8261"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effect of trees is the mitigation of climate extremes. For this purpose we have estimated the daily differences between maximum and minimum temperatures of the reference station and the individual tree recording (fig. 3).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6326604B" w:rsidR="00015FD1" w:rsidRDefault="00C33AA1"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5E163E8" wp14:editId="3921DCF4">
            <wp:extent cx="5943600" cy="4457700"/>
            <wp:effectExtent l="0" t="0" r="0" b="0"/>
            <wp:docPr id="2" name="Рисунок 2" descr="Tair_range_inside_and_outside_canopies_per_spe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ir_range_inside_and_outside_canopies_per_spe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C354BAA" w14:textId="1A8C48D7"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Figure 3.</w:t>
      </w:r>
    </w:p>
    <w:p w14:paraId="33A49B4A" w14:textId="3A6B78A0" w:rsidR="00015FD1" w:rsidRDefault="00015FD1" w:rsidP="00015FD1">
      <w:pPr>
        <w:spacing w:after="0"/>
        <w:ind w:firstLine="720"/>
        <w:jc w:val="both"/>
        <w:rPr>
          <w:rFonts w:ascii="Times New Roman" w:eastAsia="Times New Roman" w:hAnsi="Times New Roman" w:cs="Times New Roman"/>
          <w:sz w:val="24"/>
          <w:szCs w:val="24"/>
        </w:rPr>
      </w:pPr>
      <w:r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(Rahman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(Buccolieri et al., 2019; Morakinyo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and satellite based data such as land surface temperature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(Kremer et al., 2016; Tonyaloğlu, 2020)</w:t>
      </w:r>
      <w:r w:rsidRPr="0039589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75EE2B1" w14:textId="79DE53B5" w:rsidR="004F45F8"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45F8" w:rsidRPr="00015FD1">
        <w:rPr>
          <w:rFonts w:ascii="Times New Roman" w:eastAsia="Times New Roman" w:hAnsi="Times New Roman" w:cs="Times New Roman"/>
          <w:sz w:val="24"/>
          <w:szCs w:val="24"/>
        </w:rPr>
        <w:t xml:space="preserve">Carbon </w:t>
      </w:r>
      <w:r w:rsidR="00A11C13" w:rsidRPr="00015FD1">
        <w:rPr>
          <w:rFonts w:ascii="Times New Roman" w:eastAsia="Times New Roman" w:hAnsi="Times New Roman" w:cs="Times New Roman"/>
          <w:sz w:val="24"/>
          <w:szCs w:val="24"/>
        </w:rPr>
        <w:t>sequestration.</w:t>
      </w:r>
    </w:p>
    <w:p w14:paraId="2E2B6337" w14:textId="3524B9E1" w:rsidR="00B00DD3" w:rsidRPr="00A55798" w:rsidRDefault="00625FA9" w:rsidP="00015FD1">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Carbon sequestration is the result of continuous diameter increment across the season, using the biomass equation with expansion factors.</w:t>
      </w:r>
      <w:r w:rsidR="00015FD1">
        <w:rPr>
          <w:rFonts w:ascii="Times New Roman" w:eastAsia="Times New Roman" w:hAnsi="Times New Roman" w:cs="Times New Roman"/>
          <w:sz w:val="24"/>
          <w:szCs w:val="24"/>
        </w:rPr>
        <w:t xml:space="preserve"> </w:t>
      </w:r>
      <w:r w:rsidR="00052C93">
        <w:rPr>
          <w:rFonts w:ascii="Times New Roman" w:eastAsia="Times New Roman" w:hAnsi="Times New Roman" w:cs="Times New Roman"/>
          <w:noProof/>
          <w:sz w:val="24"/>
          <w:szCs w:val="24"/>
        </w:rPr>
        <w:t xml:space="preserve">The growth </w:t>
      </w:r>
      <w:r w:rsidR="005C5E9D">
        <w:rPr>
          <w:rFonts w:ascii="Times New Roman" w:eastAsia="Times New Roman" w:hAnsi="Times New Roman" w:cs="Times New Roman"/>
          <w:noProof/>
          <w:sz w:val="24"/>
          <w:szCs w:val="24"/>
        </w:rPr>
        <w:t>dynamics</w:t>
      </w:r>
      <w:r w:rsidR="00285CB4">
        <w:rPr>
          <w:rFonts w:ascii="Times New Roman" w:eastAsia="Times New Roman" w:hAnsi="Times New Roman" w:cs="Times New Roman"/>
          <w:noProof/>
          <w:sz w:val="24"/>
          <w:szCs w:val="24"/>
        </w:rPr>
        <w:t xml:space="preserve"> show biomass </w:t>
      </w:r>
      <w:r w:rsidR="00052C93">
        <w:rPr>
          <w:rFonts w:ascii="Times New Roman" w:eastAsia="Times New Roman" w:hAnsi="Times New Roman" w:cs="Times New Roman"/>
          <w:noProof/>
          <w:sz w:val="24"/>
          <w:szCs w:val="24"/>
        </w:rPr>
        <w:t xml:space="preserve">increase </w:t>
      </w:r>
      <w:r w:rsidR="009E4150">
        <w:rPr>
          <w:rFonts w:ascii="Times New Roman" w:eastAsia="Times New Roman" w:hAnsi="Times New Roman" w:cs="Times New Roman"/>
          <w:noProof/>
          <w:sz w:val="24"/>
          <w:szCs w:val="24"/>
        </w:rPr>
        <w:t>t</w:t>
      </w:r>
      <w:r w:rsidR="00B529AE">
        <w:rPr>
          <w:rFonts w:ascii="Times New Roman" w:eastAsia="Times New Roman" w:hAnsi="Times New Roman" w:cs="Times New Roman"/>
          <w:noProof/>
          <w:sz w:val="24"/>
          <w:szCs w:val="24"/>
        </w:rPr>
        <w:t>ill th</w:t>
      </w:r>
      <w:r w:rsidR="009E4150">
        <w:rPr>
          <w:rFonts w:ascii="Times New Roman" w:eastAsia="Times New Roman" w:hAnsi="Times New Roman" w:cs="Times New Roman"/>
          <w:noProof/>
          <w:sz w:val="24"/>
          <w:szCs w:val="24"/>
        </w:rPr>
        <w:t xml:space="preserve">e </w:t>
      </w:r>
      <w:r w:rsidR="00AB0FF3">
        <w:rPr>
          <w:rFonts w:ascii="Times New Roman" w:eastAsia="Times New Roman" w:hAnsi="Times New Roman" w:cs="Times New Roman"/>
          <w:noProof/>
          <w:sz w:val="24"/>
          <w:szCs w:val="24"/>
        </w:rPr>
        <w:lastRenderedPageBreak/>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w:t>
      </w:r>
      <w:r w:rsidR="00207112">
        <w:rPr>
          <w:rFonts w:ascii="Times New Roman" w:eastAsia="Times New Roman" w:hAnsi="Times New Roman" w:cs="Times New Roman"/>
          <w:noProof/>
          <w:sz w:val="24"/>
          <w:szCs w:val="24"/>
        </w:rPr>
        <w:t>Figure</w:t>
      </w:r>
      <w:r w:rsidR="00B529AE">
        <w:rPr>
          <w:rFonts w:ascii="Times New Roman" w:eastAsia="Times New Roman" w:hAnsi="Times New Roman" w:cs="Times New Roman"/>
          <w:noProof/>
          <w:sz w:val="24"/>
          <w:szCs w:val="24"/>
        </w:rPr>
        <w:t xml:space="preserve"> </w:t>
      </w:r>
      <w:r w:rsidR="00180C42">
        <w:rPr>
          <w:rFonts w:ascii="Times New Roman" w:eastAsia="Times New Roman" w:hAnsi="Times New Roman" w:cs="Times New Roman"/>
          <w:noProof/>
          <w:sz w:val="24"/>
          <w:szCs w:val="24"/>
        </w:rPr>
        <w:t>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w:t>
      </w:r>
      <w:r w:rsidR="00052C93">
        <w:rPr>
          <w:rFonts w:ascii="Times New Roman" w:eastAsia="Times New Roman" w:hAnsi="Times New Roman" w:cs="Times New Roman"/>
          <w:noProof/>
          <w:sz w:val="24"/>
          <w:szCs w:val="24"/>
        </w:rPr>
        <w:t>ing</w:t>
      </w:r>
      <w:r w:rsidR="009E4150">
        <w:rPr>
          <w:rFonts w:ascii="Times New Roman" w:eastAsia="Times New Roman" w:hAnsi="Times New Roman" w:cs="Times New Roman"/>
          <w:noProof/>
          <w:sz w:val="24"/>
          <w:szCs w:val="24"/>
        </w:rPr>
        <w:t xml:space="preserve"> </w:t>
      </w:r>
      <w:r w:rsidR="00127E9A">
        <w:rPr>
          <w:rFonts w:ascii="Times New Roman" w:eastAsia="Times New Roman" w:hAnsi="Times New Roman" w:cs="Times New Roman"/>
          <w:noProof/>
          <w:sz w:val="24"/>
          <w:szCs w:val="24"/>
        </w:rPr>
        <w:t>decreased</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with less variabulity across individuals</w:t>
      </w:r>
      <w:r w:rsidR="00B00DD3">
        <w:rPr>
          <w:rFonts w:ascii="Times New Roman" w:eastAsia="Times New Roman" w:hAnsi="Times New Roman" w:cs="Times New Roman"/>
          <w:noProof/>
          <w:sz w:val="24"/>
          <w:szCs w:val="24"/>
        </w:rPr>
        <w:t xml:space="preserve">, possibly because </w:t>
      </w:r>
      <w:r w:rsidR="00B529AE">
        <w:rPr>
          <w:rFonts w:ascii="Times New Roman" w:eastAsia="Times New Roman" w:hAnsi="Times New Roman" w:cs="Times New Roman"/>
          <w:noProof/>
          <w:sz w:val="24"/>
          <w:szCs w:val="24"/>
        </w:rPr>
        <w:t>of</w:t>
      </w:r>
      <w:r w:rsidR="00B00DD3">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more uniform young</w:t>
      </w:r>
      <w:r w:rsidR="00B00DD3">
        <w:rPr>
          <w:rFonts w:ascii="Times New Roman" w:eastAsia="Times New Roman" w:hAnsi="Times New Roman" w:cs="Times New Roman"/>
          <w:noProof/>
          <w:sz w:val="24"/>
          <w:szCs w:val="24"/>
        </w:rPr>
        <w:t xml:space="preserve"> </w:t>
      </w:r>
      <w:r w:rsidR="00B529AE">
        <w:rPr>
          <w:rFonts w:ascii="Times New Roman" w:eastAsia="Times New Roman" w:hAnsi="Times New Roman" w:cs="Times New Roman"/>
          <w:noProof/>
          <w:sz w:val="24"/>
          <w:szCs w:val="24"/>
        </w:rPr>
        <w:t>age</w:t>
      </w:r>
      <w:r w:rsidR="00180C42">
        <w:rPr>
          <w:rFonts w:ascii="Times New Roman" w:eastAsia="Times New Roman" w:hAnsi="Times New Roman" w:cs="Times New Roman"/>
          <w:noProof/>
          <w:sz w:val="24"/>
          <w:szCs w:val="24"/>
        </w:rPr>
        <w:t>.</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w:t>
      </w:r>
      <w:r w:rsidR="00B529AE">
        <w:rPr>
          <w:rFonts w:ascii="Times New Roman" w:eastAsia="Times New Roman" w:hAnsi="Times New Roman" w:cs="Times New Roman"/>
          <w:noProof/>
          <w:sz w:val="24"/>
          <w:szCs w:val="24"/>
        </w:rPr>
        <w:t>th</w:t>
      </w:r>
      <w:r w:rsidR="00A55798">
        <w:rPr>
          <w:rFonts w:ascii="Times New Roman" w:eastAsia="Times New Roman" w:hAnsi="Times New Roman" w:cs="Times New Roman"/>
          <w:noProof/>
          <w:sz w:val="24"/>
          <w:szCs w:val="24"/>
        </w:rPr>
        <w:t xml:space="preserve"> in the begginnig of the investigated period and </w:t>
      </w:r>
      <w:r w:rsidR="00052C93">
        <w:rPr>
          <w:rFonts w:ascii="Times New Roman" w:eastAsia="Times New Roman" w:hAnsi="Times New Roman" w:cs="Times New Roman"/>
          <w:noProof/>
          <w:sz w:val="24"/>
          <w:szCs w:val="24"/>
        </w:rPr>
        <w:t xml:space="preserve">then </w:t>
      </w:r>
      <w:r w:rsidR="00A55798">
        <w:rPr>
          <w:rFonts w:ascii="Times New Roman" w:eastAsia="Times New Roman" w:hAnsi="Times New Roman" w:cs="Times New Roman"/>
          <w:noProof/>
          <w:sz w:val="24"/>
          <w:szCs w:val="24"/>
        </w:rPr>
        <w:t>stop</w:t>
      </w:r>
      <w:r w:rsidR="00052C93">
        <w:rPr>
          <w:rFonts w:ascii="Times New Roman" w:eastAsia="Times New Roman" w:hAnsi="Times New Roman" w:cs="Times New Roman"/>
          <w:noProof/>
          <w:sz w:val="24"/>
          <w:szCs w:val="24"/>
        </w:rPr>
        <w:t>p</w:t>
      </w:r>
      <w:r w:rsidR="00A55798">
        <w:rPr>
          <w:rFonts w:ascii="Times New Roman" w:eastAsia="Times New Roman" w:hAnsi="Times New Roman" w:cs="Times New Roman"/>
          <w:noProof/>
          <w:sz w:val="24"/>
          <w:szCs w:val="24"/>
        </w:rPr>
        <w:t>ed gro</w:t>
      </w:r>
      <w:r w:rsidR="00052C93">
        <w:rPr>
          <w:rFonts w:ascii="Times New Roman" w:eastAsia="Times New Roman" w:hAnsi="Times New Roman" w:cs="Times New Roman"/>
          <w:noProof/>
          <w:sz w:val="24"/>
          <w:szCs w:val="24"/>
        </w:rPr>
        <w:t>wimg</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a </w:t>
      </w:r>
      <w:r w:rsidR="00A55798">
        <w:rPr>
          <w:rFonts w:ascii="Times New Roman" w:eastAsia="Times New Roman" w:hAnsi="Times New Roman" w:cs="Times New Roman"/>
          <w:noProof/>
          <w:sz w:val="24"/>
          <w:szCs w:val="24"/>
        </w:rPr>
        <w:t>month and a half earlier than others</w:t>
      </w:r>
      <w:r w:rsidR="00052C93">
        <w:rPr>
          <w:rFonts w:ascii="Times New Roman" w:eastAsia="Times New Roman" w:hAnsi="Times New Roman" w:cs="Times New Roman"/>
          <w:noProof/>
          <w:sz w:val="24"/>
          <w:szCs w:val="24"/>
        </w:rPr>
        <w:t xml:space="preserve">. This </w:t>
      </w:r>
      <w:r>
        <w:rPr>
          <w:rFonts w:ascii="Times New Roman" w:eastAsia="Times New Roman" w:hAnsi="Times New Roman" w:cs="Times New Roman"/>
          <w:noProof/>
          <w:sz w:val="24"/>
          <w:szCs w:val="24"/>
        </w:rPr>
        <w:t xml:space="preserve">particular </w:t>
      </w:r>
      <w:r w:rsidR="00052C93">
        <w:rPr>
          <w:rFonts w:ascii="Times New Roman" w:eastAsia="Times New Roman" w:hAnsi="Times New Roman" w:cs="Times New Roman"/>
          <w:noProof/>
          <w:sz w:val="24"/>
          <w:szCs w:val="24"/>
        </w:rPr>
        <w:t>tree also showed</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the </w:t>
      </w:r>
      <w:r w:rsidR="00A55798">
        <w:rPr>
          <w:rFonts w:ascii="Times New Roman" w:eastAsia="Times New Roman" w:hAnsi="Times New Roman" w:cs="Times New Roman"/>
          <w:noProof/>
          <w:sz w:val="24"/>
          <w:szCs w:val="24"/>
        </w:rPr>
        <w:t>lowest VTA score</w:t>
      </w:r>
      <w:r>
        <w:rPr>
          <w:rFonts w:ascii="Times New Roman" w:eastAsia="Times New Roman" w:hAnsi="Times New Roman" w:cs="Times New Roman"/>
          <w:noProof/>
          <w:sz w:val="24"/>
          <w:szCs w:val="24"/>
        </w:rPr>
        <w:t>, indicating possible declining patterns</w:t>
      </w:r>
      <w:r w:rsidR="00A55798">
        <w:rPr>
          <w:rFonts w:ascii="Times New Roman" w:eastAsia="Times New Roman" w:hAnsi="Times New Roman" w:cs="Times New Roman"/>
          <w:noProof/>
          <w:sz w:val="24"/>
          <w:szCs w:val="24"/>
        </w:rPr>
        <w:t>.</w:t>
      </w:r>
    </w:p>
    <w:p w14:paraId="5189F053" w14:textId="25CFB6AB" w:rsidR="00180C42" w:rsidRDefault="00C33AA1" w:rsidP="00180C4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0FF6A3D3" wp14:editId="372F1F47">
            <wp:extent cx="5943600" cy="4457700"/>
            <wp:effectExtent l="0" t="0" r="0" b="0"/>
            <wp:docPr id="3" name="Рисунок 3" descr="Carbon_accumulation_per_tree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bon_accumulation_per_tree_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A14704">
        <w:rPr>
          <w:rStyle w:val="a7"/>
        </w:rPr>
        <w:commentReference w:id="176"/>
      </w:r>
    </w:p>
    <w:p w14:paraId="33D57499" w14:textId="035159C9" w:rsidR="00180C42" w:rsidRPr="00A11C13" w:rsidRDefault="00207112" w:rsidP="00947EE5">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Figure</w:t>
      </w:r>
      <w:r w:rsidR="00015FD1" w:rsidRPr="00015FD1">
        <w:rPr>
          <w:rFonts w:ascii="Times New Roman" w:eastAsia="Times New Roman" w:hAnsi="Times New Roman" w:cs="Times New Roman"/>
          <w:sz w:val="24"/>
          <w:szCs w:val="24"/>
          <w:highlight w:val="yellow"/>
        </w:rPr>
        <w:t xml:space="preserve"> 4</w:t>
      </w:r>
      <w:r w:rsidR="00180C42" w:rsidRPr="00015FD1">
        <w:rPr>
          <w:rFonts w:ascii="Times New Roman" w:eastAsia="Times New Roman" w:hAnsi="Times New Roman" w:cs="Times New Roman"/>
          <w:sz w:val="24"/>
          <w:szCs w:val="24"/>
          <w:highlight w:val="yellow"/>
        </w:rPr>
        <w:t>. Cumulative grow of stored</w:t>
      </w:r>
      <w:r w:rsidR="00052C93" w:rsidRPr="00015FD1">
        <w:rPr>
          <w:rFonts w:ascii="Times New Roman" w:eastAsia="Times New Roman" w:hAnsi="Times New Roman" w:cs="Times New Roman"/>
          <w:sz w:val="24"/>
          <w:szCs w:val="24"/>
          <w:highlight w:val="yellow"/>
        </w:rPr>
        <w:t xml:space="preserve"> carbon</w:t>
      </w:r>
      <w:r w:rsidR="00180C42" w:rsidRPr="00015FD1">
        <w:rPr>
          <w:rFonts w:ascii="Times New Roman" w:eastAsia="Times New Roman" w:hAnsi="Times New Roman" w:cs="Times New Roman"/>
          <w:sz w:val="24"/>
          <w:szCs w:val="24"/>
          <w:highlight w:val="yellow"/>
        </w:rPr>
        <w:t xml:space="preserve"> for each tree.</w:t>
      </w:r>
    </w:p>
    <w:p w14:paraId="1A36132E" w14:textId="5578C9BE" w:rsid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w:t>
      </w:r>
      <w:r w:rsidR="00052C93">
        <w:rPr>
          <w:rFonts w:ascii="Times New Roman" w:eastAsia="Times New Roman" w:hAnsi="Times New Roman" w:cs="Times New Roman"/>
          <w:noProof/>
          <w:sz w:val="24"/>
          <w:szCs w:val="24"/>
        </w:rPr>
        <w:t>c</w:t>
      </w:r>
      <w:r>
        <w:rPr>
          <w:rFonts w:ascii="Times New Roman" w:eastAsia="Times New Roman" w:hAnsi="Times New Roman" w:cs="Times New Roman"/>
          <w:noProof/>
          <w:sz w:val="24"/>
          <w:szCs w:val="24"/>
        </w:rPr>
        <w:t>arbon (during half of the vegetational season) was around 15 kg</w:t>
      </w:r>
      <w:r w:rsidR="00052C93">
        <w:rPr>
          <w:rFonts w:ascii="Times New Roman" w:eastAsia="Times New Roman" w:hAnsi="Times New Roman" w:cs="Times New Roman"/>
          <w:noProof/>
          <w:sz w:val="24"/>
          <w:szCs w:val="24"/>
        </w:rPr>
        <w:t xml:space="preserve"> </w:t>
      </w:r>
      <w:r w:rsidR="00127E9A">
        <w:rPr>
          <w:rFonts w:ascii="Times New Roman" w:eastAsia="Times New Roman" w:hAnsi="Times New Roman" w:cs="Times New Roman"/>
          <w:noProof/>
          <w:sz w:val="24"/>
          <w:szCs w:val="24"/>
        </w:rPr>
        <w:t xml:space="preserve">of Carbon </w:t>
      </w:r>
      <w:r w:rsidR="00052C93">
        <w:rPr>
          <w:rFonts w:ascii="Times New Roman" w:eastAsia="Times New Roman" w:hAnsi="Times New Roman" w:cs="Times New Roman"/>
          <w:noProof/>
          <w:sz w:val="24"/>
          <w:szCs w:val="24"/>
        </w:rPr>
        <w:t>for Acer spp.</w:t>
      </w:r>
      <w:r>
        <w:rPr>
          <w:rFonts w:ascii="Times New Roman" w:eastAsia="Times New Roman" w:hAnsi="Times New Roman" w:cs="Times New Roman"/>
          <w:noProof/>
          <w:sz w:val="24"/>
          <w:szCs w:val="24"/>
        </w:rPr>
        <w:t xml:space="preserve"> Larix accumalated about </w:t>
      </w:r>
      <w:r w:rsidR="00052C93">
        <w:rPr>
          <w:rFonts w:ascii="Times New Roman" w:eastAsia="Times New Roman" w:hAnsi="Times New Roman" w:cs="Times New Roman"/>
          <w:noProof/>
          <w:sz w:val="24"/>
          <w:szCs w:val="24"/>
        </w:rPr>
        <w:t>7.</w:t>
      </w:r>
      <w:r>
        <w:rPr>
          <w:rFonts w:ascii="Times New Roman" w:eastAsia="Times New Roman" w:hAnsi="Times New Roman" w:cs="Times New Roman"/>
          <w:noProof/>
          <w:sz w:val="24"/>
          <w:szCs w:val="24"/>
        </w:rPr>
        <w:t>5 kgC in average, and the lowest level was shown by Betula – 3kgC. The most diverse was Tillia – from 5 to 2</w:t>
      </w:r>
      <w:r w:rsidR="00127E9A">
        <w:rPr>
          <w:rFonts w:ascii="Times New Roman" w:eastAsia="Times New Roman" w:hAnsi="Times New Roman" w:cs="Times New Roman"/>
          <w:noProof/>
          <w:sz w:val="24"/>
          <w:szCs w:val="24"/>
        </w:rPr>
        <w:t>0</w:t>
      </w:r>
      <w:r>
        <w:rPr>
          <w:rFonts w:ascii="Times New Roman" w:eastAsia="Times New Roman" w:hAnsi="Times New Roman" w:cs="Times New Roman"/>
          <w:noProof/>
          <w:sz w:val="24"/>
          <w:szCs w:val="24"/>
        </w:rPr>
        <w:t xml:space="preserve">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the grow</w:t>
      </w:r>
      <w:r w:rsidR="00B529AE">
        <w:rPr>
          <w:rFonts w:ascii="Times New Roman" w:eastAsia="Times New Roman" w:hAnsi="Times New Roman" w:cs="Times New Roman"/>
          <w:noProof/>
          <w:sz w:val="24"/>
          <w:szCs w:val="24"/>
        </w:rPr>
        <w:t>th</w:t>
      </w:r>
      <w:r>
        <w:rPr>
          <w:rFonts w:ascii="Times New Roman" w:eastAsia="Times New Roman" w:hAnsi="Times New Roman" w:cs="Times New Roman"/>
          <w:noProof/>
          <w:sz w:val="24"/>
          <w:szCs w:val="24"/>
        </w:rPr>
        <w:t xml:space="preserve"> ratio and carbon sequestration as well. </w:t>
      </w:r>
    </w:p>
    <w:p w14:paraId="3C5D65B9" w14:textId="71423182" w:rsidR="00321759"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879" w:rsidRPr="00015FD1">
        <w:rPr>
          <w:rFonts w:ascii="Times New Roman" w:eastAsia="Times New Roman" w:hAnsi="Times New Roman" w:cs="Times New Roman"/>
          <w:sz w:val="24"/>
          <w:szCs w:val="24"/>
        </w:rPr>
        <w:t>Evapotranspira</w:t>
      </w:r>
      <w:r w:rsidR="00126910" w:rsidRPr="00015FD1">
        <w:rPr>
          <w:rFonts w:ascii="Times New Roman" w:eastAsia="Times New Roman" w:hAnsi="Times New Roman" w:cs="Times New Roman"/>
          <w:sz w:val="24"/>
          <w:szCs w:val="24"/>
        </w:rPr>
        <w:t>tion</w:t>
      </w:r>
    </w:p>
    <w:p w14:paraId="5923B7D0" w14:textId="77777777" w:rsidR="00335AF7" w:rsidRDefault="00335AF7" w:rsidP="00126910">
      <w:pPr>
        <w:spacing w:after="0"/>
        <w:ind w:firstLine="720"/>
        <w:jc w:val="both"/>
        <w:rPr>
          <w:rFonts w:ascii="Times New Roman" w:eastAsia="Times New Roman" w:hAnsi="Times New Roman" w:cs="Times New Roman"/>
          <w:sz w:val="24"/>
          <w:szCs w:val="24"/>
          <w:lang w:val="ru-RU"/>
        </w:rPr>
      </w:pPr>
    </w:p>
    <w:p w14:paraId="4A4F7B15" w14:textId="2BB71693" w:rsidR="00335AF7" w:rsidRDefault="00C33AA1" w:rsidP="00335AF7">
      <w:pPr>
        <w:spacing w:after="0"/>
        <w:jc w:val="both"/>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lastRenderedPageBreak/>
        <w:drawing>
          <wp:inline distT="0" distB="0" distL="0" distR="0" wp14:anchorId="59A9D896" wp14:editId="189F20B9">
            <wp:extent cx="5943600" cy="4457700"/>
            <wp:effectExtent l="0" t="0" r="0" b="0"/>
            <wp:docPr id="41" name="Рисунок 41" descr="Flux_vs_VPD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ux_vs_VPD_couple_days_fil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127E9A">
        <w:rPr>
          <w:rStyle w:val="a7"/>
        </w:rPr>
        <w:commentReference w:id="177"/>
      </w:r>
    </w:p>
    <w:p w14:paraId="66145008" w14:textId="7F35F426"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XX we show an </w:t>
      </w:r>
      <w:r w:rsidR="00995940">
        <w:rPr>
          <w:rFonts w:ascii="Times New Roman" w:eastAsia="Times New Roman" w:hAnsi="Times New Roman" w:cs="Times New Roman"/>
          <w:sz w:val="24"/>
          <w:szCs w:val="24"/>
        </w:rPr>
        <w:t>ensemble</w:t>
      </w:r>
      <w:r>
        <w:rPr>
          <w:rFonts w:ascii="Times New Roman" w:eastAsia="Times New Roman" w:hAnsi="Times New Roman" w:cs="Times New Roman"/>
          <w:sz w:val="24"/>
          <w:szCs w:val="24"/>
        </w:rPr>
        <w:t xml:space="preserve"> of transpiration daily patterns for the investigated individuals which show the typical diurnal behavior modulated by </w:t>
      </w:r>
      <w:r w:rsidR="00995940">
        <w:rPr>
          <w:rFonts w:ascii="Times New Roman" w:eastAsia="Times New Roman" w:hAnsi="Times New Roman" w:cs="Times New Roman"/>
          <w:sz w:val="24"/>
          <w:szCs w:val="24"/>
        </w:rPr>
        <w:t>changing</w:t>
      </w:r>
      <w:r>
        <w:rPr>
          <w:rFonts w:ascii="Times New Roman" w:eastAsia="Times New Roman" w:hAnsi="Times New Roman" w:cs="Times New Roman"/>
          <w:sz w:val="24"/>
          <w:szCs w:val="24"/>
        </w:rPr>
        <w:t xml:space="preserve"> </w:t>
      </w:r>
      <w:r w:rsidR="00995940">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parameters. 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crown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fig.5</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Our results show that Acers </w:t>
      </w:r>
      <w:r w:rsidR="000C27A7">
        <w:rPr>
          <w:rFonts w:ascii="Times New Roman" w:eastAsia="Times New Roman" w:hAnsi="Times New Roman" w:cs="Times New Roman"/>
          <w:sz w:val="24"/>
          <w:szCs w:val="24"/>
        </w:rPr>
        <w:t>reduced 3-7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xml:space="preserve"> of water through the investigated period, while Betulas – only </w:t>
      </w:r>
      <w:r>
        <w:rPr>
          <w:rFonts w:ascii="Times New Roman" w:eastAsia="Times New Roman" w:hAnsi="Times New Roman" w:cs="Times New Roman"/>
          <w:sz w:val="24"/>
          <w:szCs w:val="24"/>
        </w:rPr>
        <w:t>1- 3</w:t>
      </w:r>
      <w:r w:rsidR="000C27A7">
        <w:rPr>
          <w:rFonts w:ascii="Times New Roman" w:eastAsia="Times New Roman" w:hAnsi="Times New Roman" w:cs="Times New Roman"/>
          <w:sz w:val="24"/>
          <w:szCs w:val="24"/>
        </w:rPr>
        <w:t xml:space="preserve">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And again this clearly depends on the tree size. In general</w:t>
      </w:r>
      <w:r w:rsidR="00120C83">
        <w:rPr>
          <w:rFonts w:ascii="Times New Roman" w:eastAsia="Times New Roman" w:hAnsi="Times New Roman" w:cs="Times New Roman"/>
          <w:sz w:val="24"/>
          <w:szCs w:val="24"/>
        </w:rPr>
        <w:t>,</w:t>
      </w:r>
      <w:r w:rsidR="000C27A7">
        <w:rPr>
          <w:rFonts w:ascii="Times New Roman" w:eastAsia="Times New Roman" w:hAnsi="Times New Roman" w:cs="Times New Roman"/>
          <w:sz w:val="24"/>
          <w:szCs w:val="24"/>
        </w:rPr>
        <w:t xml:space="preserve"> this process seemed to be linear, but there were several noticeable deviations</w:t>
      </w:r>
      <w:r w:rsidR="00AC0807" w:rsidRPr="00120C83">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I</w:t>
      </w:r>
      <w:r w:rsidR="00AC0807" w:rsidRPr="00120C83">
        <w:rPr>
          <w:rFonts w:ascii="Times New Roman" w:eastAsia="Times New Roman" w:hAnsi="Times New Roman" w:cs="Times New Roman"/>
          <w:color w:val="000000"/>
          <w:sz w:val="24"/>
          <w:szCs w:val="24"/>
        </w:rPr>
        <w:t>f we assume that evapotranspiration depends on</w:t>
      </w:r>
      <w:r w:rsidR="00120C83">
        <w:rPr>
          <w:rFonts w:ascii="Times New Roman" w:eastAsia="Times New Roman" w:hAnsi="Times New Roman" w:cs="Times New Roman"/>
          <w:color w:val="000000"/>
          <w:sz w:val="24"/>
          <w:szCs w:val="24"/>
        </w:rPr>
        <w:t>ly from</w:t>
      </w:r>
      <w:r w:rsidR="00AC0807" w:rsidRPr="00120C83">
        <w:rPr>
          <w:rFonts w:ascii="Times New Roman" w:eastAsia="Times New Roman" w:hAnsi="Times New Roman" w:cs="Times New Roman"/>
          <w:color w:val="000000"/>
          <w:sz w:val="24"/>
          <w:szCs w:val="24"/>
        </w:rPr>
        <w:t xml:space="preserve"> diameter it should be no crossing lines on graph.</w:t>
      </w:r>
      <w:r w:rsidR="00AC0807">
        <w:rPr>
          <w:rFonts w:ascii="Times New Roman" w:eastAsia="Times New Roman" w:hAnsi="Times New Roman" w:cs="Times New Roman"/>
          <w:color w:val="000000"/>
          <w:sz w:val="24"/>
          <w:szCs w:val="24"/>
        </w:rPr>
        <w:t xml:space="preserve">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showed</w:t>
      </w:r>
      <w:r w:rsidR="007F2074">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a similar trend until DOY</w:t>
      </w:r>
      <w:r w:rsidR="007F2074">
        <w:rPr>
          <w:rFonts w:ascii="Times New Roman" w:eastAsia="Times New Roman" w:hAnsi="Times New Roman" w:cs="Times New Roman"/>
          <w:color w:val="000000"/>
          <w:sz w:val="24"/>
          <w:szCs w:val="24"/>
        </w:rPr>
        <w:t xml:space="preserve"> 260 </w:t>
      </w:r>
      <w:r w:rsidR="00120C83">
        <w:rPr>
          <w:rFonts w:ascii="Times New Roman" w:eastAsia="Times New Roman" w:hAnsi="Times New Roman" w:cs="Times New Roman"/>
          <w:color w:val="000000"/>
          <w:sz w:val="24"/>
          <w:szCs w:val="24"/>
        </w:rPr>
        <w:t xml:space="preserve">and from this date one </w:t>
      </w:r>
      <w:r w:rsidR="007F2074">
        <w:rPr>
          <w:rFonts w:ascii="Times New Roman" w:eastAsia="Times New Roman" w:hAnsi="Times New Roman" w:cs="Times New Roman"/>
          <w:color w:val="000000"/>
          <w:sz w:val="24"/>
          <w:szCs w:val="24"/>
        </w:rPr>
        <w:t xml:space="preserve">of them slowed down, while </w:t>
      </w:r>
      <w:r w:rsidR="00120C83">
        <w:rPr>
          <w:rFonts w:ascii="Times New Roman" w:eastAsia="Times New Roman" w:hAnsi="Times New Roman" w:cs="Times New Roman"/>
          <w:color w:val="000000"/>
          <w:sz w:val="24"/>
          <w:szCs w:val="24"/>
        </w:rPr>
        <w:t xml:space="preserve">the </w:t>
      </w:r>
      <w:r w:rsidR="007F2074">
        <w:rPr>
          <w:rFonts w:ascii="Times New Roman" w:eastAsia="Times New Roman" w:hAnsi="Times New Roman" w:cs="Times New Roman"/>
          <w:color w:val="000000"/>
          <w:sz w:val="24"/>
          <w:szCs w:val="24"/>
        </w:rPr>
        <w:t xml:space="preserve">other became more active. </w:t>
      </w:r>
      <w:r w:rsidR="007F2074" w:rsidRPr="00CF1243">
        <w:rPr>
          <w:rFonts w:ascii="Times New Roman" w:eastAsia="Times New Roman" w:hAnsi="Times New Roman" w:cs="Times New Roman"/>
          <w:color w:val="000000"/>
          <w:sz w:val="24"/>
          <w:szCs w:val="24"/>
        </w:rPr>
        <w:t xml:space="preserve">Acer #281 has lower VTA score and higher diameter but he is standing in a group inside the square, while Acer #262 is standing on the edge, so maybe he was under a higher anthropogenic pressure. </w:t>
      </w:r>
      <w:r w:rsidR="007F2074" w:rsidRPr="00CF1243">
        <w:rPr>
          <w:rFonts w:ascii="Times New Roman" w:eastAsia="Times New Roman" w:hAnsi="Times New Roman" w:cs="Times New Roman"/>
          <w:sz w:val="24"/>
          <w:szCs w:val="24"/>
        </w:rPr>
        <w:t>On the other hand there were no significant respond to the heavy rains.</w:t>
      </w:r>
      <w:r w:rsidR="007F2074">
        <w:rPr>
          <w:rFonts w:ascii="Times New Roman" w:eastAsia="Times New Roman" w:hAnsi="Times New Roman" w:cs="Times New Roman"/>
          <w:sz w:val="24"/>
          <w:szCs w:val="24"/>
        </w:rPr>
        <w:t xml:space="preserve"> </w:t>
      </w:r>
      <w:r w:rsidR="00120C83">
        <w:rPr>
          <w:rFonts w:ascii="Times New Roman" w:eastAsia="Times New Roman" w:hAnsi="Times New Roman" w:cs="Times New Roman"/>
          <w:sz w:val="24"/>
          <w:szCs w:val="24"/>
        </w:rPr>
        <w:t>Our data shows that in</w:t>
      </w:r>
      <w:r w:rsidR="00947EE5">
        <w:rPr>
          <w:rFonts w:ascii="Times New Roman" w:eastAsia="Times New Roman" w:hAnsi="Times New Roman" w:cs="Times New Roman"/>
          <w:sz w:val="24"/>
          <w:szCs w:val="24"/>
        </w:rPr>
        <w:t xml:space="preserve"> general we can say that from 10 to 60% of water coming with the rains can be removed </w:t>
      </w:r>
      <w:r w:rsidR="00120C83">
        <w:rPr>
          <w:rFonts w:ascii="Times New Roman" w:eastAsia="Times New Roman" w:hAnsi="Times New Roman" w:cs="Times New Roman"/>
          <w:sz w:val="24"/>
          <w:szCs w:val="24"/>
        </w:rPr>
        <w:t>thanks to tree transpiration</w:t>
      </w:r>
      <w:r w:rsidR="00947EE5">
        <w:rPr>
          <w:rFonts w:ascii="Times New Roman" w:eastAsia="Times New Roman" w:hAnsi="Times New Roman" w:cs="Times New Roman"/>
          <w:sz w:val="24"/>
          <w:szCs w:val="24"/>
        </w:rPr>
        <w:t>.</w:t>
      </w:r>
    </w:p>
    <w:p w14:paraId="344F3D57" w14:textId="08F555BB" w:rsidR="004438A4" w:rsidRDefault="00C33AA1"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6F190AD5" wp14:editId="775B69C3">
            <wp:extent cx="5943600" cy="4457700"/>
            <wp:effectExtent l="0" t="0" r="0" b="0"/>
            <wp:docPr id="36" name="Рисунок 36" descr="Transpiration_vs_precipitation_cumulated_ts_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nspiration_vs_precipitation_cumulated_ts_m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521047" w14:textId="23153E7D" w:rsidR="00947EE5" w:rsidRDefault="00207112" w:rsidP="00E0539B">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5</w:t>
      </w:r>
      <w:r w:rsidR="00947EE5">
        <w:rPr>
          <w:rFonts w:ascii="Times New Roman" w:eastAsia="Times New Roman" w:hAnsi="Times New Roman" w:cs="Times New Roman"/>
          <w:sz w:val="24"/>
          <w:szCs w:val="24"/>
        </w:rPr>
        <w:t>.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each tree compared to precipitated volume for 50 m</w:t>
      </w:r>
      <w:r w:rsidR="00E0539B" w:rsidRPr="00D63966">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w:t>
      </w:r>
    </w:p>
    <w:p w14:paraId="4E4B757A" w14:textId="77777777" w:rsidR="00120C83" w:rsidRDefault="00120C83" w:rsidP="00E0539B">
      <w:pPr>
        <w:spacing w:after="0"/>
        <w:ind w:firstLine="540"/>
        <w:rPr>
          <w:rFonts w:ascii="Times New Roman" w:eastAsia="Times New Roman" w:hAnsi="Times New Roman" w:cs="Times New Roman"/>
          <w:sz w:val="24"/>
          <w:szCs w:val="24"/>
        </w:rPr>
      </w:pPr>
    </w:p>
    <w:p w14:paraId="6A474B88" w14:textId="53E451E3" w:rsidR="00507CED" w:rsidRDefault="00015FD1" w:rsidP="00015FD1">
      <w:pPr>
        <w:pStyle w:val="a5"/>
        <w:numPr>
          <w:ilvl w:val="1"/>
          <w:numId w:val="5"/>
        </w:numPr>
        <w:spacing w:after="0"/>
        <w:rPr>
          <w:rFonts w:ascii="Times New Roman" w:eastAsia="Times New Roman" w:hAnsi="Times New Roman" w:cs="Times New Roman"/>
          <w:sz w:val="24"/>
          <w:szCs w:val="24"/>
        </w:rPr>
      </w:pPr>
      <w:commentRangeStart w:id="178"/>
      <w:r>
        <w:rPr>
          <w:rFonts w:ascii="Times New Roman" w:eastAsia="Times New Roman" w:hAnsi="Times New Roman" w:cs="Times New Roman"/>
          <w:sz w:val="24"/>
          <w:szCs w:val="24"/>
        </w:rPr>
        <w:t xml:space="preserve"> </w:t>
      </w:r>
      <w:r w:rsidR="00507CED"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commentRangeEnd w:id="178"/>
      <w:r w:rsidR="00A14704">
        <w:rPr>
          <w:rStyle w:val="a7"/>
        </w:rPr>
        <w:commentReference w:id="178"/>
      </w:r>
    </w:p>
    <w:p w14:paraId="33C9DEE3" w14:textId="64D7BE4C" w:rsidR="00811B56" w:rsidRDefault="00120C83"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energy balance equation it is possible to estimate the amount of absorbed radiation that is subtracted from the environment. </w:t>
      </w:r>
      <w:r w:rsidR="00811B56">
        <w:rPr>
          <w:rFonts w:ascii="Times New Roman" w:eastAsia="Times New Roman" w:hAnsi="Times New Roman" w:cs="Times New Roman"/>
          <w:sz w:val="24"/>
          <w:szCs w:val="24"/>
        </w:rPr>
        <w:t xml:space="preserve">Diurnal graph shows the increase </w:t>
      </w:r>
      <w:r>
        <w:rPr>
          <w:rFonts w:ascii="Times New Roman" w:eastAsia="Times New Roman" w:hAnsi="Times New Roman" w:cs="Times New Roman"/>
          <w:sz w:val="24"/>
          <w:szCs w:val="24"/>
        </w:rPr>
        <w:t>of the absorbed energy</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(Rn)</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during day-time when evapotranspiration starts following t</w:t>
      </w:r>
      <w:r w:rsidR="00995940">
        <w:rPr>
          <w:rFonts w:ascii="Times New Roman" w:eastAsia="Times New Roman" w:hAnsi="Times New Roman" w:cs="Times New Roman"/>
          <w:sz w:val="24"/>
          <w:szCs w:val="24"/>
        </w:rPr>
        <w:t xml:space="preserve">he </w:t>
      </w:r>
      <w:r w:rsidR="00811B56">
        <w:rPr>
          <w:rFonts w:ascii="Times New Roman" w:eastAsia="Times New Roman" w:hAnsi="Times New Roman" w:cs="Times New Roman"/>
          <w:sz w:val="24"/>
          <w:szCs w:val="24"/>
        </w:rPr>
        <w:t>sun</w:t>
      </w:r>
      <w:r>
        <w:rPr>
          <w:rFonts w:ascii="Times New Roman" w:eastAsia="Times New Roman" w:hAnsi="Times New Roman" w:cs="Times New Roman"/>
          <w:sz w:val="24"/>
          <w:szCs w:val="24"/>
        </w:rPr>
        <w:t xml:space="preserve"> rise</w:t>
      </w:r>
      <w:r w:rsidR="00015FD1">
        <w:rPr>
          <w:rFonts w:ascii="Times New Roman" w:eastAsia="Times New Roman" w:hAnsi="Times New Roman" w:cs="Times New Roman"/>
          <w:sz w:val="24"/>
          <w:szCs w:val="24"/>
        </w:rPr>
        <w:t xml:space="preserve"> (fig.6)</w:t>
      </w:r>
      <w:r w:rsidR="00811B56">
        <w:rPr>
          <w:rFonts w:ascii="Times New Roman" w:eastAsia="Times New Roman" w:hAnsi="Times New Roman" w:cs="Times New Roman"/>
          <w:sz w:val="24"/>
          <w:szCs w:val="24"/>
        </w:rPr>
        <w:t>. Energy flux associated with convective heating of a tree from the air was negative during night time (that means tree dissipate energy) during July and August. But it became positive already in September across all the day. And then in October energy flux at night became higher than day, which means tree takes more energy at night from the air.</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reflect</w:t>
      </w:r>
      <w:r w:rsidR="009959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also in previous findings about changes in cooling effect in October.</w:t>
      </w:r>
      <w:r w:rsidR="00811B56">
        <w:rPr>
          <w:rFonts w:ascii="Times New Roman" w:eastAsia="Times New Roman" w:hAnsi="Times New Roman" w:cs="Times New Roman"/>
          <w:sz w:val="24"/>
          <w:szCs w:val="24"/>
        </w:rPr>
        <w:t xml:space="preserve"> The lower values of </w:t>
      </w:r>
      <w:r>
        <w:rPr>
          <w:rFonts w:ascii="Times New Roman" w:eastAsia="Times New Roman" w:hAnsi="Times New Roman" w:cs="Times New Roman"/>
          <w:sz w:val="24"/>
          <w:szCs w:val="24"/>
        </w:rPr>
        <w:t>energy absorption</w:t>
      </w:r>
      <w:r w:rsidR="00811B56">
        <w:rPr>
          <w:rFonts w:ascii="Times New Roman" w:eastAsia="Times New Roman" w:hAnsi="Times New Roman" w:cs="Times New Roman"/>
          <w:sz w:val="24"/>
          <w:szCs w:val="24"/>
        </w:rPr>
        <w:t xml:space="preserve"> w</w:t>
      </w:r>
      <w:r w:rsidR="00995940">
        <w:rPr>
          <w:rFonts w:ascii="Times New Roman" w:eastAsia="Times New Roman" w:hAnsi="Times New Roman" w:cs="Times New Roman"/>
          <w:sz w:val="24"/>
          <w:szCs w:val="24"/>
        </w:rPr>
        <w:t>ere</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by</w:t>
      </w:r>
      <w:r w:rsidR="00811B56">
        <w:rPr>
          <w:rFonts w:ascii="Times New Roman" w:eastAsia="Times New Roman" w:hAnsi="Times New Roman" w:cs="Times New Roman"/>
          <w:sz w:val="24"/>
          <w:szCs w:val="24"/>
        </w:rPr>
        <w:t xml:space="preserve"> Betula and Larix</w:t>
      </w:r>
      <w:r>
        <w:rPr>
          <w:rFonts w:ascii="Times New Roman" w:eastAsia="Times New Roman" w:hAnsi="Times New Roman" w:cs="Times New Roman"/>
          <w:sz w:val="24"/>
          <w:szCs w:val="24"/>
        </w:rPr>
        <w:t xml:space="preserve">, while </w:t>
      </w:r>
      <w:r w:rsidR="00811B56">
        <w:rPr>
          <w:rFonts w:ascii="Times New Roman" w:eastAsia="Times New Roman" w:hAnsi="Times New Roman" w:cs="Times New Roman"/>
          <w:sz w:val="24"/>
          <w:szCs w:val="24"/>
        </w:rPr>
        <w:t xml:space="preserve">Tillia and Acer </w:t>
      </w:r>
      <w:r>
        <w:rPr>
          <w:rFonts w:ascii="Times New Roman" w:eastAsia="Times New Roman" w:hAnsi="Times New Roman" w:cs="Times New Roman"/>
          <w:sz w:val="24"/>
          <w:szCs w:val="24"/>
        </w:rPr>
        <w:t xml:space="preserve">showed </w:t>
      </w:r>
      <w:r w:rsidR="00811B56">
        <w:rPr>
          <w:rFonts w:ascii="Times New Roman" w:eastAsia="Times New Roman" w:hAnsi="Times New Roman" w:cs="Times New Roman"/>
          <w:sz w:val="24"/>
          <w:szCs w:val="24"/>
        </w:rPr>
        <w:t xml:space="preserve">the </w:t>
      </w:r>
      <w:r w:rsidR="00E0539B">
        <w:rPr>
          <w:rFonts w:ascii="Times New Roman" w:eastAsia="Times New Roman" w:hAnsi="Times New Roman" w:cs="Times New Roman"/>
          <w:sz w:val="24"/>
          <w:szCs w:val="24"/>
        </w:rPr>
        <w:t>h</w:t>
      </w:r>
      <w:r w:rsidR="00811B56">
        <w:rPr>
          <w:rFonts w:ascii="Times New Roman" w:eastAsia="Times New Roman" w:hAnsi="Times New Roman" w:cs="Times New Roman"/>
          <w:sz w:val="24"/>
          <w:szCs w:val="24"/>
        </w:rPr>
        <w:t>ighe</w:t>
      </w:r>
      <w:r w:rsidR="00E0539B">
        <w:rPr>
          <w:rFonts w:ascii="Times New Roman" w:eastAsia="Times New Roman" w:hAnsi="Times New Roman" w:cs="Times New Roman"/>
          <w:sz w:val="24"/>
          <w:szCs w:val="24"/>
        </w:rPr>
        <w:t>st</w:t>
      </w:r>
      <w:r w:rsidR="00811B56">
        <w:rPr>
          <w:rFonts w:ascii="Times New Roman" w:eastAsia="Times New Roman" w:hAnsi="Times New Roman" w:cs="Times New Roman"/>
          <w:sz w:val="24"/>
          <w:szCs w:val="24"/>
        </w:rPr>
        <w:t xml:space="preserve"> rates. </w:t>
      </w:r>
      <w:r>
        <w:rPr>
          <w:rFonts w:ascii="Times New Roman" w:eastAsia="Times New Roman" w:hAnsi="Times New Roman" w:cs="Times New Roman"/>
          <w:sz w:val="24"/>
          <w:szCs w:val="24"/>
        </w:rPr>
        <w:t xml:space="preserve">It is interesting to </w:t>
      </w:r>
      <w:r w:rsidR="00073E26">
        <w:rPr>
          <w:rFonts w:ascii="Times New Roman" w:eastAsia="Times New Roman" w:hAnsi="Times New Roman" w:cs="Times New Roman"/>
          <w:sz w:val="24"/>
          <w:szCs w:val="24"/>
        </w:rPr>
        <w:t>note that</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 xml:space="preserve">Acer continue to be more active even </w:t>
      </w:r>
      <w:r w:rsidR="006E12F1">
        <w:rPr>
          <w:rFonts w:ascii="Times New Roman" w:eastAsia="Times New Roman" w:hAnsi="Times New Roman" w:cs="Times New Roman"/>
          <w:sz w:val="24"/>
          <w:szCs w:val="24"/>
        </w:rPr>
        <w:t>in the first half of October</w:t>
      </w:r>
      <w:r w:rsidR="00811B56">
        <w:rPr>
          <w:rFonts w:ascii="Times New Roman" w:eastAsia="Times New Roman" w:hAnsi="Times New Roman" w:cs="Times New Roman"/>
          <w:sz w:val="24"/>
          <w:szCs w:val="24"/>
        </w:rPr>
        <w:t xml:space="preserve">, while all other trees dramatically drop down their activity. It </w:t>
      </w:r>
      <w:r w:rsidR="00073E26">
        <w:rPr>
          <w:rFonts w:ascii="Times New Roman" w:eastAsia="Times New Roman" w:hAnsi="Times New Roman" w:cs="Times New Roman"/>
          <w:sz w:val="24"/>
          <w:szCs w:val="24"/>
        </w:rPr>
        <w:t>is common to</w:t>
      </w:r>
      <w:r w:rsidR="00811B56">
        <w:rPr>
          <w:rFonts w:ascii="Times New Roman" w:eastAsia="Times New Roman" w:hAnsi="Times New Roman" w:cs="Times New Roman"/>
          <w:sz w:val="24"/>
          <w:szCs w:val="24"/>
        </w:rPr>
        <w:t xml:space="preserve"> have the major part of energy </w:t>
      </w:r>
      <w:r w:rsidR="00073E26">
        <w:rPr>
          <w:rFonts w:ascii="Times New Roman" w:eastAsia="Times New Roman" w:hAnsi="Times New Roman" w:cs="Times New Roman"/>
          <w:sz w:val="24"/>
          <w:szCs w:val="24"/>
        </w:rPr>
        <w:t>absorption</w:t>
      </w:r>
      <w:r w:rsidR="00811B56">
        <w:rPr>
          <w:rFonts w:ascii="Times New Roman" w:eastAsia="Times New Roman" w:hAnsi="Times New Roman" w:cs="Times New Roman"/>
          <w:sz w:val="24"/>
          <w:szCs w:val="24"/>
        </w:rPr>
        <w:t xml:space="preserve"> with transpiration during summer months, and convective heat during autumn</w:t>
      </w:r>
      <w:r w:rsidR="00995940">
        <w:rPr>
          <w:rFonts w:ascii="Times New Roman" w:eastAsia="Times New Roman" w:hAnsi="Times New Roman" w:cs="Times New Roman"/>
          <w:sz w:val="24"/>
          <w:szCs w:val="24"/>
        </w:rPr>
        <w:t>.</w:t>
      </w:r>
    </w:p>
    <w:p w14:paraId="4CCE1BDC" w14:textId="2AABA5D5" w:rsidR="00015FD1" w:rsidRDefault="00015FD1" w:rsidP="00015FD1">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autumn months that can be related to his edge standing position on the southern border of the green area. </w:t>
      </w:r>
    </w:p>
    <w:p w14:paraId="40A9CA99" w14:textId="77777777" w:rsidR="00015FD1" w:rsidRPr="00667A36" w:rsidRDefault="00015FD1" w:rsidP="00015FD1">
      <w:pPr>
        <w:spacing w:after="0"/>
        <w:ind w:firstLine="720"/>
        <w:jc w:val="both"/>
        <w:rPr>
          <w:rFonts w:ascii="Times New Roman" w:eastAsia="Times New Roman" w:hAnsi="Times New Roman" w:cs="Times New Roman"/>
          <w:sz w:val="24"/>
          <w:szCs w:val="24"/>
        </w:rPr>
      </w:pPr>
    </w:p>
    <w:p w14:paraId="0265A834" w14:textId="274509FD" w:rsidR="00E0539B" w:rsidRDefault="00C33AA1"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08B334BA" wp14:editId="1B9E6994">
            <wp:extent cx="5943600" cy="4457700"/>
            <wp:effectExtent l="0" t="0" r="0" b="0"/>
            <wp:docPr id="37" name="Рисунок 37" descr="Energy_balance_diurnal_ts_k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ergy_balance_diurnal_ts_kW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0F2901C" w14:textId="484483A8" w:rsidR="00E0539B" w:rsidRDefault="00E0539B" w:rsidP="00E0539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6</w:t>
      </w:r>
      <w:r>
        <w:rPr>
          <w:rFonts w:ascii="Times New Roman" w:eastAsia="Times New Roman" w:hAnsi="Times New Roman" w:cs="Times New Roman"/>
          <w:sz w:val="24"/>
          <w:szCs w:val="24"/>
        </w:rPr>
        <w:t>. Average diurnal dynamics of Net energy absorption</w:t>
      </w:r>
      <w:r w:rsidR="004B0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(Rn), sensible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959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latent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 for different species averaged per month</w:t>
      </w:r>
    </w:p>
    <w:p w14:paraId="448F4503" w14:textId="77777777" w:rsidR="00E0539B" w:rsidRDefault="00E0539B" w:rsidP="00E0539B">
      <w:pPr>
        <w:spacing w:after="0"/>
        <w:rPr>
          <w:rFonts w:ascii="Times New Roman" w:eastAsia="Times New Roman" w:hAnsi="Times New Roman" w:cs="Times New Roman"/>
          <w:sz w:val="24"/>
          <w:szCs w:val="24"/>
        </w:rPr>
      </w:pPr>
    </w:p>
    <w:p w14:paraId="47574F78" w14:textId="56470AA4" w:rsidR="00E0539B" w:rsidRDefault="00C33AA1"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E5D6D86" wp14:editId="162CF887">
            <wp:extent cx="5924550" cy="3295650"/>
            <wp:effectExtent l="0" t="0" r="0" b="0"/>
            <wp:docPr id="38" name="Рисунок 38" descr="Energy_balance_per_tree_monthly_k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ergy_balance_per_tree_monthly_kW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295650"/>
                    </a:xfrm>
                    <a:prstGeom prst="rect">
                      <a:avLst/>
                    </a:prstGeom>
                    <a:noFill/>
                    <a:ln>
                      <a:noFill/>
                    </a:ln>
                  </pic:spPr>
                </pic:pic>
              </a:graphicData>
            </a:graphic>
          </wp:inline>
        </w:drawing>
      </w:r>
    </w:p>
    <w:p w14:paraId="7B907E17" w14:textId="2D5E5A6F" w:rsidR="00E0539B" w:rsidRDefault="00995940" w:rsidP="00E0539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Energy </w:t>
      </w:r>
      <w:r w:rsidR="00E0539B">
        <w:rPr>
          <w:rFonts w:ascii="Times New Roman" w:eastAsia="Times New Roman" w:hAnsi="Times New Roman" w:cs="Times New Roman"/>
          <w:sz w:val="24"/>
          <w:szCs w:val="24"/>
        </w:rPr>
        <w:t xml:space="preserve">removed from </w:t>
      </w:r>
      <w:r w:rsidR="00E0539B" w:rsidRPr="00F363F3">
        <w:rPr>
          <w:rFonts w:ascii="Times New Roman" w:eastAsia="Times New Roman" w:hAnsi="Times New Roman" w:cs="Times New Roman"/>
          <w:sz w:val="24"/>
          <w:szCs w:val="24"/>
        </w:rPr>
        <w:t>atmosphere</w:t>
      </w:r>
      <w:r w:rsidR="00E0539B">
        <w:rPr>
          <w:rFonts w:ascii="Times New Roman" w:eastAsia="Times New Roman" w:hAnsi="Times New Roman" w:cs="Times New Roman"/>
          <w:sz w:val="24"/>
          <w:szCs w:val="24"/>
        </w:rPr>
        <w:t xml:space="preserve"> monthly by each investigated tree - Net (</w:t>
      </w:r>
      <w:r>
        <w:rPr>
          <w:rFonts w:ascii="Times New Roman" w:eastAsia="Times New Roman" w:hAnsi="Times New Roman" w:cs="Times New Roman"/>
          <w:sz w:val="24"/>
          <w:szCs w:val="24"/>
        </w:rPr>
        <w:t>Rn), due to sensible heat (H),</w:t>
      </w:r>
      <w:r w:rsidR="00E0539B">
        <w:rPr>
          <w:rFonts w:ascii="Times New Roman" w:eastAsia="Times New Roman" w:hAnsi="Times New Roman" w:cs="Times New Roman"/>
          <w:sz w:val="24"/>
          <w:szCs w:val="24"/>
        </w:rPr>
        <w:t xml:space="preserve"> latent heat</w:t>
      </w:r>
      <w:r>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(L) and </w:t>
      </w:r>
      <w:r w:rsidR="00E0539B" w:rsidRPr="00F363F3">
        <w:rPr>
          <w:rFonts w:ascii="Times New Roman" w:eastAsia="Times New Roman" w:hAnsi="Times New Roman" w:cs="Times New Roman"/>
          <w:sz w:val="24"/>
          <w:szCs w:val="24"/>
          <w:highlight w:val="yellow"/>
        </w:rPr>
        <w:t>soil hea</w:t>
      </w:r>
      <w:r w:rsidR="00E0539B">
        <w:rPr>
          <w:rFonts w:ascii="Times New Roman" w:eastAsia="Times New Roman" w:hAnsi="Times New Roman" w:cs="Times New Roman"/>
          <w:sz w:val="24"/>
          <w:szCs w:val="24"/>
        </w:rPr>
        <w:t>t (G)</w:t>
      </w:r>
    </w:p>
    <w:p w14:paraId="60D7574B" w14:textId="77777777" w:rsidR="00073E26" w:rsidRDefault="00073E26" w:rsidP="00A72E93">
      <w:pPr>
        <w:spacing w:after="0"/>
        <w:ind w:firstLine="720"/>
        <w:jc w:val="both"/>
        <w:rPr>
          <w:rFonts w:ascii="Times New Roman" w:eastAsia="Times New Roman" w:hAnsi="Times New Roman" w:cs="Times New Roman"/>
          <w:sz w:val="24"/>
          <w:szCs w:val="24"/>
        </w:rPr>
      </w:pPr>
    </w:p>
    <w:p w14:paraId="194E7A9B" w14:textId="03F998A6" w:rsidR="008027A8" w:rsidRPr="00015FD1"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9E7" w:rsidRPr="00015FD1">
        <w:rPr>
          <w:rFonts w:ascii="Times New Roman" w:eastAsia="Times New Roman" w:hAnsi="Times New Roman" w:cs="Times New Roman"/>
          <w:sz w:val="24"/>
          <w:szCs w:val="24"/>
        </w:rPr>
        <w:t>LAI as a proxy</w:t>
      </w:r>
      <w:r w:rsidR="00995940" w:rsidRPr="00015FD1">
        <w:rPr>
          <w:rFonts w:ascii="Times New Roman" w:eastAsia="Times New Roman" w:hAnsi="Times New Roman" w:cs="Times New Roman"/>
          <w:sz w:val="24"/>
          <w:szCs w:val="24"/>
        </w:rPr>
        <w:t xml:space="preserve"> for ES</w:t>
      </w:r>
    </w:p>
    <w:p w14:paraId="72C238BD" w14:textId="3ADF507A" w:rsidR="00FB39AC" w:rsidRDefault="00995940" w:rsidP="00995940">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t xml:space="preserve">The LAI dynamics is very important since it is a good proxy for several types of Ecosystem Services, such as wind velocity and noise reduction, pollution regulation and erosion protection via </w:t>
      </w:r>
      <w:r w:rsidRPr="00995940">
        <w:rPr>
          <w:rFonts w:ascii="Times New Roman" w:eastAsia="Times New Roman" w:hAnsi="Times New Roman" w:cs="Times New Roman"/>
          <w:sz w:val="24"/>
          <w:szCs w:val="24"/>
        </w:rPr>
        <w:lastRenderedPageBreak/>
        <w:t xml:space="preserve">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fig.8</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p>
    <w:p w14:paraId="20079FDA" w14:textId="2526D272" w:rsidR="00305E07" w:rsidRDefault="00C33AA1"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6D92C10" wp14:editId="2514AC68">
            <wp:extent cx="5943600" cy="4457700"/>
            <wp:effectExtent l="0" t="0" r="0" b="0"/>
            <wp:docPr id="39" name="Рисунок 39" descr="PAI_dynamics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I_dynamics_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8C24F7" w14:textId="4C32FCB0"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8</w:t>
      </w:r>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241F2905" w14:textId="78C99DAA" w:rsidR="000F3010" w:rsidRDefault="000F3010" w:rsidP="000F30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PAI of all trees (table 4) was on average about 4 with less variation </w:t>
      </w:r>
      <w:r w:rsidR="0033184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Betula (3.</w:t>
      </w:r>
      <w:r w:rsidR="00331846">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r w:rsidR="00331846">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331846">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similar for Acer and Tillia (3-</w:t>
      </w:r>
      <w:r w:rsidR="00331846">
        <w:rPr>
          <w:rFonts w:ascii="Times New Roman" w:eastAsia="Times New Roman" w:hAnsi="Times New Roman" w:cs="Times New Roman"/>
          <w:sz w:val="24"/>
          <w:szCs w:val="24"/>
        </w:rPr>
        <w:t>4</w:t>
      </w:r>
      <w:r>
        <w:rPr>
          <w:rFonts w:ascii="Times New Roman" w:eastAsia="Times New Roman" w:hAnsi="Times New Roman" w:cs="Times New Roman"/>
          <w:sz w:val="24"/>
          <w:szCs w:val="24"/>
        </w:rPr>
        <w:t>). And even for Larix it was the same (3.</w:t>
      </w:r>
      <w:r w:rsidR="00127E9A">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127E9A">
        <w:rPr>
          <w:rFonts w:ascii="Times New Roman" w:eastAsia="Times New Roman" w:hAnsi="Times New Roman" w:cs="Times New Roman"/>
          <w:sz w:val="24"/>
          <w:szCs w:val="24"/>
        </w:rPr>
        <w:t>3.7</w:t>
      </w:r>
      <w:r>
        <w:rPr>
          <w:rFonts w:ascii="Times New Roman" w:eastAsia="Times New Roman" w:hAnsi="Times New Roman" w:cs="Times New Roman"/>
          <w:sz w:val="24"/>
          <w:szCs w:val="24"/>
        </w:rPr>
        <w:t>) despite our expectations; it can be possibly explain again with the higher insertion of the crown.</w:t>
      </w:r>
    </w:p>
    <w:p w14:paraId="47F446DE" w14:textId="1E2A0F25" w:rsidR="00CF1243" w:rsidRDefault="00CF1243" w:rsidP="00CF124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4. Leaf and wood area indexes for each tree during investigated period</w:t>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536"/>
        <w:gridCol w:w="531"/>
        <w:gridCol w:w="531"/>
        <w:gridCol w:w="531"/>
        <w:gridCol w:w="531"/>
        <w:gridCol w:w="570"/>
        <w:gridCol w:w="531"/>
        <w:gridCol w:w="531"/>
        <w:gridCol w:w="531"/>
        <w:gridCol w:w="531"/>
        <w:gridCol w:w="531"/>
        <w:gridCol w:w="531"/>
        <w:gridCol w:w="531"/>
        <w:gridCol w:w="531"/>
        <w:gridCol w:w="531"/>
        <w:gridCol w:w="607"/>
      </w:tblGrid>
      <w:tr w:rsidR="00CF1243" w:rsidRPr="00BF4985" w14:paraId="24C8228C" w14:textId="77777777" w:rsidTr="00CF1243">
        <w:trPr>
          <w:trHeight w:val="300"/>
        </w:trPr>
        <w:tc>
          <w:tcPr>
            <w:tcW w:w="1180" w:type="dxa"/>
            <w:shd w:val="clear" w:color="000000" w:fill="FFFFFF"/>
            <w:noWrap/>
            <w:vAlign w:val="bottom"/>
            <w:hideMark/>
          </w:tcPr>
          <w:p w14:paraId="014F91A9" w14:textId="77777777" w:rsidR="00CF1243" w:rsidRPr="00BF4985" w:rsidRDefault="00CF1243" w:rsidP="00335AF7">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2660" w:type="dxa"/>
            <w:gridSpan w:val="5"/>
            <w:shd w:val="clear" w:color="000000" w:fill="FFFFFF"/>
            <w:vAlign w:val="bottom"/>
            <w:hideMark/>
          </w:tcPr>
          <w:p w14:paraId="6493C028"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Acer platanoides</w:t>
            </w:r>
          </w:p>
        </w:tc>
        <w:tc>
          <w:tcPr>
            <w:tcW w:w="1632" w:type="dxa"/>
            <w:gridSpan w:val="3"/>
            <w:shd w:val="clear" w:color="000000" w:fill="FFFFFF"/>
            <w:vAlign w:val="bottom"/>
            <w:hideMark/>
          </w:tcPr>
          <w:p w14:paraId="133FAE7A"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Betula pendula</w:t>
            </w:r>
          </w:p>
        </w:tc>
        <w:tc>
          <w:tcPr>
            <w:tcW w:w="1593" w:type="dxa"/>
            <w:gridSpan w:val="3"/>
            <w:shd w:val="clear" w:color="000000" w:fill="FFFFFF"/>
            <w:vAlign w:val="bottom"/>
            <w:hideMark/>
          </w:tcPr>
          <w:p w14:paraId="0D154B80"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Larix sibirica</w:t>
            </w:r>
          </w:p>
        </w:tc>
        <w:tc>
          <w:tcPr>
            <w:tcW w:w="2731" w:type="dxa"/>
            <w:gridSpan w:val="5"/>
            <w:shd w:val="clear" w:color="000000" w:fill="FFFFFF"/>
            <w:vAlign w:val="bottom"/>
            <w:hideMark/>
          </w:tcPr>
          <w:p w14:paraId="04FE246D"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Tilia cordata</w:t>
            </w:r>
          </w:p>
        </w:tc>
      </w:tr>
      <w:tr w:rsidR="00CF1243" w:rsidRPr="00BF4985" w14:paraId="49B5CEB2" w14:textId="77777777" w:rsidTr="00CF1243">
        <w:trPr>
          <w:cantSplit/>
          <w:trHeight w:val="1081"/>
        </w:trPr>
        <w:tc>
          <w:tcPr>
            <w:tcW w:w="1180" w:type="dxa"/>
            <w:shd w:val="clear" w:color="000000" w:fill="FFFFFF"/>
            <w:textDirection w:val="btLr"/>
            <w:vAlign w:val="center"/>
            <w:hideMark/>
          </w:tcPr>
          <w:p w14:paraId="2CE20A23" w14:textId="77777777" w:rsidR="00CF1243" w:rsidRPr="00BF4985" w:rsidRDefault="00CF1243" w:rsidP="00335AF7">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6" w:type="dxa"/>
            <w:shd w:val="clear" w:color="000000" w:fill="FFFFFF"/>
            <w:textDirection w:val="btLr"/>
            <w:vAlign w:val="center"/>
            <w:hideMark/>
          </w:tcPr>
          <w:p w14:paraId="303883C6" w14:textId="729F38CB"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03241A3A"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1B0EC7A3"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210D8446"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1E98238F"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70" w:type="dxa"/>
            <w:shd w:val="clear" w:color="000000" w:fill="FFFFFF"/>
            <w:textDirection w:val="btLr"/>
            <w:vAlign w:val="center"/>
          </w:tcPr>
          <w:p w14:paraId="7EAD5CFF"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5BD5907B"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2B14A377"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1CFCB78"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2BBDA020"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24B4A3D3"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40FD91F8"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5AD5B966"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543663E2"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45A2A92C"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607" w:type="dxa"/>
            <w:shd w:val="clear" w:color="000000" w:fill="FFFFFF"/>
            <w:textDirection w:val="btLr"/>
            <w:vAlign w:val="center"/>
          </w:tcPr>
          <w:p w14:paraId="2D58FB84"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7813BB" w:rsidRPr="00BF4985" w14:paraId="15B62977" w14:textId="77777777" w:rsidTr="00CF1243">
        <w:trPr>
          <w:trHeight w:val="300"/>
        </w:trPr>
        <w:tc>
          <w:tcPr>
            <w:tcW w:w="1180" w:type="dxa"/>
            <w:shd w:val="clear" w:color="000000" w:fill="FFFFFF"/>
            <w:vAlign w:val="center"/>
            <w:hideMark/>
          </w:tcPr>
          <w:p w14:paraId="5EC7510A"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10D121E4" w14:textId="1536F7D1"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4.21</w:t>
            </w:r>
          </w:p>
        </w:tc>
        <w:tc>
          <w:tcPr>
            <w:tcW w:w="531" w:type="dxa"/>
            <w:shd w:val="clear" w:color="000000" w:fill="FFFFFF"/>
            <w:vAlign w:val="bottom"/>
            <w:hideMark/>
          </w:tcPr>
          <w:p w14:paraId="420DE319" w14:textId="0985F3A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3.30</w:t>
            </w:r>
          </w:p>
        </w:tc>
        <w:tc>
          <w:tcPr>
            <w:tcW w:w="531" w:type="dxa"/>
            <w:shd w:val="clear" w:color="000000" w:fill="FFFFFF"/>
            <w:vAlign w:val="bottom"/>
            <w:hideMark/>
          </w:tcPr>
          <w:p w14:paraId="29CE038F" w14:textId="30680AB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3.47</w:t>
            </w:r>
          </w:p>
        </w:tc>
        <w:tc>
          <w:tcPr>
            <w:tcW w:w="531" w:type="dxa"/>
            <w:shd w:val="clear" w:color="000000" w:fill="FFFFFF"/>
            <w:vAlign w:val="bottom"/>
            <w:hideMark/>
          </w:tcPr>
          <w:p w14:paraId="5F6B57BE" w14:textId="23AFE6A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3.97</w:t>
            </w:r>
          </w:p>
        </w:tc>
        <w:tc>
          <w:tcPr>
            <w:tcW w:w="531" w:type="dxa"/>
            <w:shd w:val="clear" w:color="000000" w:fill="FFFFFF"/>
            <w:vAlign w:val="bottom"/>
            <w:hideMark/>
          </w:tcPr>
          <w:p w14:paraId="34120936" w14:textId="720EFED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70" w:type="dxa"/>
            <w:shd w:val="clear" w:color="000000" w:fill="FFFFFF"/>
            <w:vAlign w:val="bottom"/>
          </w:tcPr>
          <w:p w14:paraId="77CC727B" w14:textId="1D53EEE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3.09</w:t>
            </w:r>
          </w:p>
        </w:tc>
        <w:tc>
          <w:tcPr>
            <w:tcW w:w="531" w:type="dxa"/>
            <w:shd w:val="clear" w:color="000000" w:fill="FFFFFF"/>
            <w:vAlign w:val="bottom"/>
            <w:hideMark/>
          </w:tcPr>
          <w:p w14:paraId="7950E2EC" w14:textId="3F6D87D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3.30</w:t>
            </w:r>
          </w:p>
        </w:tc>
        <w:tc>
          <w:tcPr>
            <w:tcW w:w="531" w:type="dxa"/>
            <w:shd w:val="clear" w:color="000000" w:fill="FFFFFF"/>
            <w:vAlign w:val="bottom"/>
            <w:hideMark/>
          </w:tcPr>
          <w:p w14:paraId="2F1E7CE2" w14:textId="77A4603A"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3.24</w:t>
            </w:r>
          </w:p>
        </w:tc>
        <w:tc>
          <w:tcPr>
            <w:tcW w:w="531" w:type="dxa"/>
            <w:shd w:val="clear" w:color="000000" w:fill="FFFFFF"/>
            <w:vAlign w:val="bottom"/>
            <w:hideMark/>
          </w:tcPr>
          <w:p w14:paraId="3FA9BB66" w14:textId="39F0ED8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3.49</w:t>
            </w:r>
          </w:p>
        </w:tc>
        <w:tc>
          <w:tcPr>
            <w:tcW w:w="531" w:type="dxa"/>
            <w:shd w:val="clear" w:color="000000" w:fill="FFFFFF"/>
            <w:vAlign w:val="bottom"/>
            <w:hideMark/>
          </w:tcPr>
          <w:p w14:paraId="6D8714F7" w14:textId="1A438A8E"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3.38</w:t>
            </w:r>
          </w:p>
        </w:tc>
        <w:tc>
          <w:tcPr>
            <w:tcW w:w="531" w:type="dxa"/>
            <w:shd w:val="clear" w:color="000000" w:fill="FFFFFF"/>
            <w:vAlign w:val="bottom"/>
            <w:hideMark/>
          </w:tcPr>
          <w:p w14:paraId="723C2A8F" w14:textId="746776E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3.72</w:t>
            </w:r>
          </w:p>
        </w:tc>
        <w:tc>
          <w:tcPr>
            <w:tcW w:w="531" w:type="dxa"/>
            <w:shd w:val="clear" w:color="000000" w:fill="FFFFFF"/>
            <w:vAlign w:val="bottom"/>
            <w:hideMark/>
          </w:tcPr>
          <w:p w14:paraId="0939A045" w14:textId="7713F4D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3.45</w:t>
            </w:r>
          </w:p>
        </w:tc>
        <w:tc>
          <w:tcPr>
            <w:tcW w:w="531" w:type="dxa"/>
            <w:shd w:val="clear" w:color="000000" w:fill="FFFFFF"/>
            <w:vAlign w:val="bottom"/>
            <w:hideMark/>
          </w:tcPr>
          <w:p w14:paraId="02C63556" w14:textId="576A9C0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3.77</w:t>
            </w:r>
          </w:p>
        </w:tc>
        <w:tc>
          <w:tcPr>
            <w:tcW w:w="531" w:type="dxa"/>
            <w:shd w:val="clear" w:color="000000" w:fill="FFFFFF"/>
            <w:vAlign w:val="bottom"/>
            <w:hideMark/>
          </w:tcPr>
          <w:p w14:paraId="08F8D58C" w14:textId="399CFD4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3.66</w:t>
            </w:r>
          </w:p>
        </w:tc>
        <w:tc>
          <w:tcPr>
            <w:tcW w:w="531" w:type="dxa"/>
            <w:shd w:val="clear" w:color="000000" w:fill="FFFFFF"/>
            <w:vAlign w:val="bottom"/>
            <w:hideMark/>
          </w:tcPr>
          <w:p w14:paraId="4D252345" w14:textId="2C931B5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3.32</w:t>
            </w:r>
          </w:p>
        </w:tc>
        <w:tc>
          <w:tcPr>
            <w:tcW w:w="607" w:type="dxa"/>
            <w:shd w:val="clear" w:color="000000" w:fill="FFFFFF"/>
            <w:vAlign w:val="bottom"/>
          </w:tcPr>
          <w:p w14:paraId="7C063898" w14:textId="7BA91DB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3.69</w:t>
            </w:r>
          </w:p>
        </w:tc>
      </w:tr>
      <w:tr w:rsidR="007813BB" w:rsidRPr="00BF4985" w14:paraId="2E51119D" w14:textId="77777777" w:rsidTr="00CF1243">
        <w:trPr>
          <w:trHeight w:val="300"/>
        </w:trPr>
        <w:tc>
          <w:tcPr>
            <w:tcW w:w="1180" w:type="dxa"/>
            <w:shd w:val="clear" w:color="000000" w:fill="FFFFFF"/>
            <w:vAlign w:val="center"/>
            <w:hideMark/>
          </w:tcPr>
          <w:p w14:paraId="086172A8"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29849DC6" w14:textId="66CA807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0.47</w:t>
            </w:r>
          </w:p>
        </w:tc>
        <w:tc>
          <w:tcPr>
            <w:tcW w:w="531" w:type="dxa"/>
            <w:shd w:val="clear" w:color="000000" w:fill="FFFFFF"/>
            <w:vAlign w:val="bottom"/>
            <w:hideMark/>
          </w:tcPr>
          <w:p w14:paraId="5FA57584" w14:textId="58604A1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0.50</w:t>
            </w:r>
          </w:p>
        </w:tc>
        <w:tc>
          <w:tcPr>
            <w:tcW w:w="531" w:type="dxa"/>
            <w:shd w:val="clear" w:color="000000" w:fill="FFFFFF"/>
            <w:vAlign w:val="bottom"/>
            <w:hideMark/>
          </w:tcPr>
          <w:p w14:paraId="699A38D2" w14:textId="3DBDBA5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5C82B165" w14:textId="4174957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0.57</w:t>
            </w:r>
          </w:p>
        </w:tc>
        <w:tc>
          <w:tcPr>
            <w:tcW w:w="531" w:type="dxa"/>
            <w:shd w:val="clear" w:color="000000" w:fill="FFFFFF"/>
            <w:vAlign w:val="bottom"/>
            <w:hideMark/>
          </w:tcPr>
          <w:p w14:paraId="1CDC591E" w14:textId="0CA9095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0.43</w:t>
            </w:r>
          </w:p>
        </w:tc>
        <w:tc>
          <w:tcPr>
            <w:tcW w:w="570" w:type="dxa"/>
            <w:shd w:val="clear" w:color="000000" w:fill="FFFFFF"/>
            <w:vAlign w:val="bottom"/>
          </w:tcPr>
          <w:p w14:paraId="3EC1B9EA" w14:textId="1250FD1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0.44</w:t>
            </w:r>
          </w:p>
        </w:tc>
        <w:tc>
          <w:tcPr>
            <w:tcW w:w="531" w:type="dxa"/>
            <w:shd w:val="clear" w:color="000000" w:fill="FFFFFF"/>
            <w:vAlign w:val="bottom"/>
            <w:hideMark/>
          </w:tcPr>
          <w:p w14:paraId="2906156F" w14:textId="3B9BBE2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69710B7A" w14:textId="24B185D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30D24474" w14:textId="69E47BF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0.80</w:t>
            </w:r>
          </w:p>
        </w:tc>
        <w:tc>
          <w:tcPr>
            <w:tcW w:w="531" w:type="dxa"/>
            <w:shd w:val="clear" w:color="000000" w:fill="FFFFFF"/>
            <w:vAlign w:val="bottom"/>
            <w:hideMark/>
          </w:tcPr>
          <w:p w14:paraId="0D98D6A8" w14:textId="239F5DC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0.46</w:t>
            </w:r>
          </w:p>
        </w:tc>
        <w:tc>
          <w:tcPr>
            <w:tcW w:w="531" w:type="dxa"/>
            <w:shd w:val="clear" w:color="000000" w:fill="FFFFFF"/>
            <w:vAlign w:val="bottom"/>
            <w:hideMark/>
          </w:tcPr>
          <w:p w14:paraId="3B6FAD91" w14:textId="5C493344"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0.37</w:t>
            </w:r>
          </w:p>
        </w:tc>
        <w:tc>
          <w:tcPr>
            <w:tcW w:w="531" w:type="dxa"/>
            <w:shd w:val="clear" w:color="000000" w:fill="FFFFFF"/>
            <w:vAlign w:val="bottom"/>
            <w:hideMark/>
          </w:tcPr>
          <w:p w14:paraId="466278E7" w14:textId="2755892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0.53</w:t>
            </w:r>
          </w:p>
        </w:tc>
        <w:tc>
          <w:tcPr>
            <w:tcW w:w="531" w:type="dxa"/>
            <w:shd w:val="clear" w:color="000000" w:fill="FFFFFF"/>
            <w:vAlign w:val="bottom"/>
            <w:hideMark/>
          </w:tcPr>
          <w:p w14:paraId="4AC51EF8" w14:textId="5ADDF87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0.56</w:t>
            </w:r>
          </w:p>
        </w:tc>
        <w:tc>
          <w:tcPr>
            <w:tcW w:w="531" w:type="dxa"/>
            <w:shd w:val="clear" w:color="000000" w:fill="FFFFFF"/>
            <w:vAlign w:val="bottom"/>
            <w:hideMark/>
          </w:tcPr>
          <w:p w14:paraId="0741DCE6" w14:textId="26CD3A6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04C41E01" w14:textId="79F3D7AA"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0.52</w:t>
            </w:r>
          </w:p>
        </w:tc>
        <w:tc>
          <w:tcPr>
            <w:tcW w:w="607" w:type="dxa"/>
            <w:shd w:val="clear" w:color="000000" w:fill="FFFFFF"/>
            <w:vAlign w:val="bottom"/>
          </w:tcPr>
          <w:p w14:paraId="3F5801FD" w14:textId="5BBB254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0.48</w:t>
            </w:r>
          </w:p>
        </w:tc>
      </w:tr>
      <w:tr w:rsidR="007813BB" w:rsidRPr="00BF4985" w14:paraId="3F3B7AD0" w14:textId="77777777" w:rsidTr="00CF1243">
        <w:trPr>
          <w:trHeight w:val="300"/>
        </w:trPr>
        <w:tc>
          <w:tcPr>
            <w:tcW w:w="1180" w:type="dxa"/>
            <w:shd w:val="clear" w:color="000000" w:fill="FFFFFF"/>
            <w:vAlign w:val="center"/>
            <w:hideMark/>
          </w:tcPr>
          <w:p w14:paraId="771D918B"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03619678" w14:textId="56AFF96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3.74</w:t>
            </w:r>
          </w:p>
        </w:tc>
        <w:tc>
          <w:tcPr>
            <w:tcW w:w="531" w:type="dxa"/>
            <w:shd w:val="clear" w:color="000000" w:fill="FFFFFF"/>
            <w:vAlign w:val="bottom"/>
            <w:hideMark/>
          </w:tcPr>
          <w:p w14:paraId="51D63AC8" w14:textId="07F9B92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2.80</w:t>
            </w:r>
          </w:p>
        </w:tc>
        <w:tc>
          <w:tcPr>
            <w:tcW w:w="531" w:type="dxa"/>
            <w:shd w:val="clear" w:color="000000" w:fill="FFFFFF"/>
            <w:vAlign w:val="bottom"/>
            <w:hideMark/>
          </w:tcPr>
          <w:p w14:paraId="2299E58C" w14:textId="734C3EA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3.04</w:t>
            </w:r>
          </w:p>
        </w:tc>
        <w:tc>
          <w:tcPr>
            <w:tcW w:w="531" w:type="dxa"/>
            <w:shd w:val="clear" w:color="000000" w:fill="FFFFFF"/>
            <w:vAlign w:val="bottom"/>
            <w:hideMark/>
          </w:tcPr>
          <w:p w14:paraId="0507EC00" w14:textId="469DEEA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3.40</w:t>
            </w:r>
          </w:p>
        </w:tc>
        <w:tc>
          <w:tcPr>
            <w:tcW w:w="531" w:type="dxa"/>
            <w:shd w:val="clear" w:color="000000" w:fill="FFFFFF"/>
            <w:vAlign w:val="bottom"/>
            <w:hideMark/>
          </w:tcPr>
          <w:p w14:paraId="1BF5820F" w14:textId="3F77A50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2.49</w:t>
            </w:r>
          </w:p>
        </w:tc>
        <w:tc>
          <w:tcPr>
            <w:tcW w:w="570" w:type="dxa"/>
            <w:shd w:val="clear" w:color="000000" w:fill="FFFFFF"/>
            <w:vAlign w:val="bottom"/>
          </w:tcPr>
          <w:p w14:paraId="5F12BA8C" w14:textId="7095B5A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2.65</w:t>
            </w:r>
          </w:p>
        </w:tc>
        <w:tc>
          <w:tcPr>
            <w:tcW w:w="531" w:type="dxa"/>
            <w:shd w:val="clear" w:color="000000" w:fill="FFFFFF"/>
            <w:vAlign w:val="bottom"/>
            <w:hideMark/>
          </w:tcPr>
          <w:p w14:paraId="6C8B6B44" w14:textId="1E23D3A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2.88</w:t>
            </w:r>
          </w:p>
        </w:tc>
        <w:tc>
          <w:tcPr>
            <w:tcW w:w="531" w:type="dxa"/>
            <w:shd w:val="clear" w:color="000000" w:fill="FFFFFF"/>
            <w:vAlign w:val="bottom"/>
            <w:hideMark/>
          </w:tcPr>
          <w:p w14:paraId="3B9F0AD0" w14:textId="771A1AE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2.82</w:t>
            </w:r>
          </w:p>
        </w:tc>
        <w:tc>
          <w:tcPr>
            <w:tcW w:w="531" w:type="dxa"/>
            <w:shd w:val="clear" w:color="000000" w:fill="FFFFFF"/>
            <w:vAlign w:val="bottom"/>
            <w:hideMark/>
          </w:tcPr>
          <w:p w14:paraId="5F6E91D2" w14:textId="6E13310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2.69</w:t>
            </w:r>
          </w:p>
        </w:tc>
        <w:tc>
          <w:tcPr>
            <w:tcW w:w="531" w:type="dxa"/>
            <w:shd w:val="clear" w:color="000000" w:fill="FFFFFF"/>
            <w:vAlign w:val="bottom"/>
            <w:hideMark/>
          </w:tcPr>
          <w:p w14:paraId="2FDD1156" w14:textId="246860E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31" w:type="dxa"/>
            <w:shd w:val="clear" w:color="000000" w:fill="FFFFFF"/>
            <w:vAlign w:val="bottom"/>
            <w:hideMark/>
          </w:tcPr>
          <w:p w14:paraId="4EEEE73C" w14:textId="663D0FB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3.35</w:t>
            </w:r>
          </w:p>
        </w:tc>
        <w:tc>
          <w:tcPr>
            <w:tcW w:w="531" w:type="dxa"/>
            <w:shd w:val="clear" w:color="000000" w:fill="FFFFFF"/>
            <w:vAlign w:val="bottom"/>
            <w:hideMark/>
          </w:tcPr>
          <w:p w14:paraId="3E29BE37" w14:textId="358327D1"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31" w:type="dxa"/>
            <w:shd w:val="clear" w:color="000000" w:fill="FFFFFF"/>
            <w:vAlign w:val="bottom"/>
            <w:hideMark/>
          </w:tcPr>
          <w:p w14:paraId="62732084" w14:textId="76ECAAF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3.21</w:t>
            </w:r>
          </w:p>
        </w:tc>
        <w:tc>
          <w:tcPr>
            <w:tcW w:w="531" w:type="dxa"/>
            <w:shd w:val="clear" w:color="000000" w:fill="FFFFFF"/>
            <w:vAlign w:val="bottom"/>
            <w:hideMark/>
          </w:tcPr>
          <w:p w14:paraId="75B34E4D" w14:textId="2BDB116E"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3.24</w:t>
            </w:r>
          </w:p>
        </w:tc>
        <w:tc>
          <w:tcPr>
            <w:tcW w:w="531" w:type="dxa"/>
            <w:shd w:val="clear" w:color="000000" w:fill="FFFFFF"/>
            <w:vAlign w:val="bottom"/>
            <w:hideMark/>
          </w:tcPr>
          <w:p w14:paraId="7ACFE4D1" w14:textId="266F61A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2.80</w:t>
            </w:r>
          </w:p>
        </w:tc>
        <w:tc>
          <w:tcPr>
            <w:tcW w:w="607" w:type="dxa"/>
            <w:shd w:val="clear" w:color="000000" w:fill="FFFFFF"/>
            <w:vAlign w:val="bottom"/>
          </w:tcPr>
          <w:p w14:paraId="13304E60" w14:textId="3E77836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3.21</w:t>
            </w:r>
          </w:p>
        </w:tc>
      </w:tr>
    </w:tbl>
    <w:p w14:paraId="67E35168" w14:textId="77777777" w:rsidR="00CF1243" w:rsidRDefault="00CF1243" w:rsidP="00CF1243">
      <w:pPr>
        <w:spacing w:after="0"/>
        <w:rPr>
          <w:rFonts w:ascii="Times New Roman" w:eastAsia="Times New Roman" w:hAnsi="Times New Roman" w:cs="Times New Roman"/>
          <w:sz w:val="24"/>
          <w:szCs w:val="24"/>
        </w:rPr>
      </w:pPr>
    </w:p>
    <w:p w14:paraId="3F252C1C" w14:textId="5B14BE95" w:rsidR="00D244A4" w:rsidRPr="00A72E93"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44A4" w:rsidRPr="00A72E93">
        <w:rPr>
          <w:rFonts w:ascii="Times New Roman" w:eastAsia="Times New Roman" w:hAnsi="Times New Roman" w:cs="Times New Roman"/>
          <w:sz w:val="24"/>
          <w:szCs w:val="24"/>
        </w:rPr>
        <w:t>Particulate adsorption</w:t>
      </w:r>
    </w:p>
    <w:p w14:paraId="6196211D" w14:textId="12FD41F4"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 xml:space="preserve">the end of July and beginning of August, then in September </w:t>
      </w:r>
      <w:r w:rsidR="00FD64A8" w:rsidRPr="00FD64A8">
        <w:rPr>
          <w:rFonts w:ascii="Times New Roman" w:eastAsia="Times New Roman" w:hAnsi="Times New Roman" w:cs="Times New Roman"/>
          <w:sz w:val="24"/>
          <w:szCs w:val="24"/>
        </w:rPr>
        <w:lastRenderedPageBreak/>
        <w:t>and late November. While the reasons of this pollution dynamics were not in our focus, we can only say that the average absorption rates for all trees look similar and adsorption was on about 3</w:t>
      </w:r>
      <w:r w:rsidR="00802884">
        <w:rPr>
          <w:rFonts w:ascii="Times New Roman" w:eastAsia="Times New Roman" w:hAnsi="Times New Roman" w:cs="Times New Roman"/>
          <w:sz w:val="24"/>
          <w:szCs w:val="24"/>
        </w:rPr>
        <w:t>0</w:t>
      </w:r>
      <w:r w:rsidR="00FD64A8" w:rsidRPr="00FD64A8">
        <w:rPr>
          <w:rFonts w:ascii="Times New Roman" w:eastAsia="Times New Roman" w:hAnsi="Times New Roman" w:cs="Times New Roman"/>
          <w:sz w:val="24"/>
          <w:szCs w:val="24"/>
        </w:rPr>
        <w:t xml:space="preserve"> grams per day </w:t>
      </w:r>
      <w:r w:rsidR="00802884">
        <w:rPr>
          <w:rFonts w:ascii="Times New Roman" w:eastAsia="Times New Roman" w:hAnsi="Times New Roman" w:cs="Times New Roman"/>
          <w:sz w:val="24"/>
          <w:szCs w:val="24"/>
        </w:rPr>
        <w:t xml:space="preserve">per tree </w:t>
      </w:r>
      <w:r w:rsidR="00FD64A8" w:rsidRPr="00FD64A8">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9</w:t>
      </w:r>
      <w:r w:rsidR="00FD64A8" w:rsidRPr="00FD64A8">
        <w:rPr>
          <w:rFonts w:ascii="Times New Roman" w:eastAsia="Times New Roman" w:hAnsi="Times New Roman" w:cs="Times New Roman"/>
          <w:sz w:val="24"/>
          <w:szCs w:val="24"/>
        </w:rPr>
        <w:t>).</w:t>
      </w:r>
    </w:p>
    <w:p w14:paraId="214DD58D" w14:textId="014B2E8A" w:rsidR="00073E26" w:rsidRDefault="00C33AA1"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8648705" wp14:editId="1E0A0414">
            <wp:extent cx="5943600" cy="4457700"/>
            <wp:effectExtent l="0" t="0" r="0" b="0"/>
            <wp:docPr id="40" name="Рисунок 40" descr="Pm10_dynamics_per_tree_g_vs_PM10_concetn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m10_dynamics_per_tree_g_vs_PM10_concetnt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A14704">
        <w:rPr>
          <w:rStyle w:val="a7"/>
        </w:rPr>
        <w:commentReference w:id="179"/>
      </w:r>
    </w:p>
    <w:p w14:paraId="054F2E4C" w14:textId="1FEC13BE" w:rsidR="00073E26" w:rsidRDefault="00015FD1"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p>
    <w:p w14:paraId="101A0CE2" w14:textId="39995385"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w:t>
      </w:r>
      <w:r w:rsidR="00802884">
        <w:rPr>
          <w:rFonts w:ascii="Times New Roman" w:eastAsia="Times New Roman" w:hAnsi="Times New Roman" w:cs="Times New Roman"/>
          <w:sz w:val="24"/>
          <w:szCs w:val="24"/>
        </w:rPr>
        <w:t>7k</w:t>
      </w:r>
      <w:r>
        <w:rPr>
          <w:rFonts w:ascii="Times New Roman" w:eastAsia="Times New Roman" w:hAnsi="Times New Roman" w:cs="Times New Roman"/>
          <w:sz w:val="24"/>
          <w:szCs w:val="24"/>
        </w:rPr>
        <w:t>g for Acer, Larix</w:t>
      </w:r>
      <w:r w:rsidR="00802884">
        <w:rPr>
          <w:rFonts w:ascii="Times New Roman" w:eastAsia="Times New Roman" w:hAnsi="Times New Roman" w:cs="Times New Roman"/>
          <w:sz w:val="24"/>
          <w:szCs w:val="24"/>
        </w:rPr>
        <w:t>, 4kg for</w:t>
      </w:r>
      <w:r>
        <w:rPr>
          <w:rFonts w:ascii="Times New Roman" w:eastAsia="Times New Roman" w:hAnsi="Times New Roman" w:cs="Times New Roman"/>
          <w:sz w:val="24"/>
          <w:szCs w:val="24"/>
        </w:rPr>
        <w:t xml:space="preserve"> Tillia, and around </w:t>
      </w:r>
      <w:r w:rsidR="00802884">
        <w:rPr>
          <w:rFonts w:ascii="Times New Roman" w:eastAsia="Times New Roman" w:hAnsi="Times New Roman" w:cs="Times New Roman"/>
          <w:sz w:val="24"/>
          <w:szCs w:val="24"/>
        </w:rPr>
        <w:t>1,3k</w:t>
      </w:r>
      <w:r>
        <w:rPr>
          <w:rFonts w:ascii="Times New Roman" w:eastAsia="Times New Roman" w:hAnsi="Times New Roman" w:cs="Times New Roman"/>
          <w:sz w:val="24"/>
          <w:szCs w:val="24"/>
        </w:rPr>
        <w:t>g for Betula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r w:rsidR="004E7DB3" w:rsidRPr="004E7DB3">
        <w:rPr>
          <w:rFonts w:ascii="Times New Roman" w:hAnsi="Times New Roman" w:cs="Times New Roman"/>
          <w:sz w:val="24"/>
          <w:szCs w:val="24"/>
        </w:rPr>
        <w:t xml:space="preserve">Sæbø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Betula improves air quality by particulate adsorption much better than Acer and Tillia,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{"citationID":"YGq0yjXM","properties":{"formattedCitation":"(S\\uc0\\u230{}b\\uc0\\u248{} et al., 2012)","plainCitation":"(Sæbø et al., 2012)","noteIndex":0},"citationItems":[{"id":2100,"uris":["http://zotero.org/users/3524663/items/WAEYA9GD"],"uri":["http://zotero.org/users/3524663/items/WAEYA9GD"],"itemData":{"id":2100,"type":"article-journal","abstract":"Particulate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(Sæbø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seems comparable with several works with the average 1-</w:t>
      </w:r>
      <w:r w:rsidR="00802884">
        <w:rPr>
          <w:rFonts w:ascii="Times New Roman" w:eastAsia="Times New Roman" w:hAnsi="Times New Roman" w:cs="Times New Roman"/>
          <w:sz w:val="24"/>
          <w:szCs w:val="24"/>
        </w:rPr>
        <w:t>5</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(Bottalico et al., 2016; Nowak et al., 2018; Selmi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xml:space="preserve">, which resulted in </w:t>
      </w:r>
      <w:r w:rsidR="00802884">
        <w:rPr>
          <w:rFonts w:ascii="Times New Roman" w:eastAsia="Times New Roman" w:hAnsi="Times New Roman" w:cs="Times New Roman"/>
          <w:sz w:val="24"/>
          <w:szCs w:val="24"/>
        </w:rPr>
        <w:t>3</w:t>
      </w:r>
      <w:r w:rsidR="005757E8">
        <w:rPr>
          <w:rFonts w:ascii="Times New Roman" w:eastAsia="Times New Roman" w:hAnsi="Times New Roman" w:cs="Times New Roman"/>
          <w:sz w:val="24"/>
          <w:szCs w:val="24"/>
        </w:rPr>
        <w:t>0-</w:t>
      </w:r>
      <w:r w:rsidR="00802884">
        <w:rPr>
          <w:rFonts w:ascii="Times New Roman" w:eastAsia="Times New Roman" w:hAnsi="Times New Roman" w:cs="Times New Roman"/>
          <w:sz w:val="24"/>
          <w:szCs w:val="24"/>
        </w:rPr>
        <w:t>2</w:t>
      </w:r>
      <w:r w:rsidR="005757E8">
        <w:rPr>
          <w:rFonts w:ascii="Times New Roman" w:eastAsia="Times New Roman" w:hAnsi="Times New Roman" w:cs="Times New Roman"/>
          <w:sz w:val="24"/>
          <w:szCs w:val="24"/>
        </w:rPr>
        <w:t xml:space="preserve">00g </w:t>
      </w:r>
      <w:r w:rsidR="00802884">
        <w:rPr>
          <w:rFonts w:ascii="Times New Roman" w:eastAsia="Times New Roman" w:hAnsi="Times New Roman" w:cs="Times New Roman"/>
          <w:sz w:val="24"/>
          <w:szCs w:val="24"/>
        </w:rPr>
        <w:t xml:space="preserve">daily </w:t>
      </w:r>
      <w:r w:rsidR="005757E8">
        <w:rPr>
          <w:rFonts w:ascii="Times New Roman" w:eastAsia="Times New Roman" w:hAnsi="Times New Roman" w:cs="Times New Roman"/>
          <w:sz w:val="24"/>
          <w:szCs w:val="24"/>
        </w:rPr>
        <w:t xml:space="preserve">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19F8E5ED" w:rsidR="005A64CA" w:rsidRDefault="00C33AA1" w:rsidP="00335AF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1605D6B7" wp14:editId="0B10AE3C">
            <wp:extent cx="5943600" cy="4457700"/>
            <wp:effectExtent l="0" t="0" r="0" b="0"/>
            <wp:docPr id="35" name="Рисунок 35" descr="Pm10_accumulation_per_tree_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m10_accumulation_per_tree_ran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A14704">
        <w:rPr>
          <w:rStyle w:val="a7"/>
        </w:rPr>
        <w:commentReference w:id="180"/>
      </w:r>
    </w:p>
    <w:p w14:paraId="3B4CF11F" w14:textId="1E29D9B9" w:rsidR="005A64CA" w:rsidRDefault="00207112"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10</w:t>
      </w:r>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015FD1">
      <w:pPr>
        <w:pStyle w:val="a5"/>
        <w:numPr>
          <w:ilvl w:val="1"/>
          <w:numId w:val="5"/>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0CAE2B87" w:rsidR="002242E2" w:rsidRDefault="002242E2"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In table </w:t>
      </w:r>
      <w:r w:rsidR="00015FD1">
        <w:rPr>
          <w:rFonts w:ascii="Times New Roman" w:eastAsia="Times New Roman" w:hAnsi="Times New Roman" w:cs="Times New Roman"/>
          <w:bCs/>
          <w:color w:val="000000"/>
          <w:sz w:val="24"/>
          <w:szCs w:val="20"/>
        </w:rPr>
        <w:t>4</w:t>
      </w:r>
      <w:r>
        <w:rPr>
          <w:rFonts w:ascii="Times New Roman" w:eastAsia="Times New Roman" w:hAnsi="Times New Roman" w:cs="Times New Roman"/>
          <w:bCs/>
          <w:color w:val="000000"/>
          <w:sz w:val="24"/>
          <w:szCs w:val="20"/>
        </w:rPr>
        <w:t xml:space="preserve"> we present a summary of data per species and different ecosystem indicators.</w:t>
      </w:r>
      <w:r w:rsidR="005D30E5">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 xml:space="preserve">According </w:t>
      </w:r>
      <w:r>
        <w:rPr>
          <w:rFonts w:ascii="Times New Roman" w:eastAsia="Times New Roman" w:hAnsi="Times New Roman" w:cs="Times New Roman"/>
          <w:bCs/>
          <w:color w:val="000000"/>
          <w:sz w:val="24"/>
          <w:szCs w:val="20"/>
        </w:rPr>
        <w:t xml:space="preserve">to </w:t>
      </w:r>
      <w:r w:rsidR="006F75E1">
        <w:rPr>
          <w:rFonts w:ascii="Times New Roman" w:eastAsia="Times New Roman" w:hAnsi="Times New Roman" w:cs="Times New Roman"/>
          <w:bCs/>
          <w:color w:val="000000"/>
          <w:sz w:val="24"/>
          <w:szCs w:val="20"/>
        </w:rPr>
        <w:t xml:space="preserve">our findings </w:t>
      </w:r>
      <w:r>
        <w:rPr>
          <w:rFonts w:ascii="Times New Roman" w:eastAsia="Times New Roman" w:hAnsi="Times New Roman" w:cs="Times New Roman"/>
          <w:bCs/>
          <w:color w:val="000000"/>
          <w:sz w:val="24"/>
          <w:szCs w:val="20"/>
        </w:rPr>
        <w:t xml:space="preserve">the tree average was </w:t>
      </w:r>
      <w:r w:rsidR="00331846">
        <w:rPr>
          <w:rFonts w:ascii="Times New Roman" w:eastAsia="Times New Roman" w:hAnsi="Times New Roman" w:cs="Times New Roman"/>
          <w:bCs/>
          <w:color w:val="000000"/>
          <w:sz w:val="24"/>
          <w:szCs w:val="20"/>
          <w:highlight w:val="yellow"/>
        </w:rPr>
        <w:t>1</w:t>
      </w:r>
      <w:r w:rsidR="00331846" w:rsidRPr="00331846">
        <w:rPr>
          <w:rFonts w:ascii="Times New Roman" w:eastAsia="Times New Roman" w:hAnsi="Times New Roman" w:cs="Times New Roman"/>
          <w:bCs/>
          <w:color w:val="000000"/>
          <w:sz w:val="24"/>
          <w:szCs w:val="20"/>
          <w:highlight w:val="yellow"/>
        </w:rPr>
        <w:t>1</w:t>
      </w:r>
      <w:r w:rsidR="006F75E1" w:rsidRPr="007E4F73">
        <w:rPr>
          <w:rFonts w:ascii="Times New Roman" w:eastAsia="Times New Roman" w:hAnsi="Times New Roman" w:cs="Times New Roman"/>
          <w:bCs/>
          <w:color w:val="000000"/>
          <w:sz w:val="24"/>
          <w:szCs w:val="20"/>
          <w:highlight w:val="yellow"/>
        </w:rPr>
        <w:t>.</w:t>
      </w:r>
      <w:r w:rsidR="00331846" w:rsidRPr="00331846">
        <w:rPr>
          <w:rFonts w:ascii="Times New Roman" w:eastAsia="Times New Roman" w:hAnsi="Times New Roman" w:cs="Times New Roman"/>
          <w:bCs/>
          <w:color w:val="000000"/>
          <w:sz w:val="24"/>
          <w:szCs w:val="20"/>
          <w:highlight w:val="yellow"/>
        </w:rPr>
        <w:t>7</w:t>
      </w:r>
      <w:r w:rsidR="006F75E1" w:rsidRPr="007E4F73">
        <w:rPr>
          <w:rFonts w:ascii="Times New Roman" w:eastAsia="Times New Roman" w:hAnsi="Times New Roman" w:cs="Times New Roman"/>
          <w:bCs/>
          <w:color w:val="000000"/>
          <w:sz w:val="24"/>
          <w:szCs w:val="20"/>
          <w:highlight w:val="yellow"/>
        </w:rPr>
        <w:t xml:space="preserve"> </w:t>
      </w:r>
      <w:r w:rsidRPr="007E4F73">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rPr>
        <w:t> </w:t>
      </w:r>
      <w:r w:rsidR="00331846" w:rsidRPr="00331846">
        <w:rPr>
          <w:rFonts w:ascii="Times New Roman" w:eastAsia="Times New Roman" w:hAnsi="Times New Roman" w:cs="Times New Roman"/>
          <w:bCs/>
          <w:color w:val="000000"/>
          <w:sz w:val="24"/>
          <w:szCs w:val="20"/>
        </w:rPr>
        <w:t>6.8</w:t>
      </w:r>
      <w:r>
        <w:rPr>
          <w:rFonts w:ascii="Times New Roman" w:eastAsia="Times New Roman" w:hAnsi="Times New Roman" w:cs="Times New Roman"/>
          <w:bCs/>
          <w:color w:val="000000"/>
          <w:sz w:val="24"/>
          <w:szCs w:val="20"/>
        </w:rPr>
        <w:t>)</w:t>
      </w:r>
      <w:r w:rsidR="006F75E1">
        <w:rPr>
          <w:rFonts w:ascii="Times New Roman" w:eastAsia="Times New Roman" w:hAnsi="Times New Roman" w:cs="Times New Roman"/>
          <w:bCs/>
          <w:color w:val="000000"/>
          <w:sz w:val="24"/>
          <w:szCs w:val="20"/>
        </w:rPr>
        <w:t xml:space="preserve"> </w:t>
      </w:r>
      <w:r w:rsidR="00331846" w:rsidRPr="007E4F73">
        <w:rPr>
          <w:rFonts w:ascii="Times New Roman" w:eastAsia="Times New Roman" w:hAnsi="Times New Roman" w:cs="Times New Roman"/>
          <w:bCs/>
          <w:color w:val="000000"/>
          <w:sz w:val="24"/>
          <w:szCs w:val="20"/>
          <w:highlight w:val="yellow"/>
        </w:rPr>
        <w:t xml:space="preserve">kg </w:t>
      </w:r>
      <w:r w:rsidR="006F75E1">
        <w:rPr>
          <w:rFonts w:ascii="Times New Roman" w:eastAsia="Times New Roman" w:hAnsi="Times New Roman" w:cs="Times New Roman"/>
          <w:bCs/>
          <w:color w:val="000000"/>
          <w:sz w:val="24"/>
          <w:szCs w:val="20"/>
        </w:rPr>
        <w:t>of Carbon stored</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160 (+</w:t>
      </w:r>
      <w:r w:rsidR="00331846" w:rsidRPr="00331846">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 </w:t>
      </w:r>
      <w:r w:rsidR="00331846" w:rsidRPr="00331846">
        <w:rPr>
          <w:rFonts w:ascii="Times New Roman" w:eastAsia="Times New Roman" w:hAnsi="Times New Roman" w:cs="Times New Roman"/>
          <w:bCs/>
          <w:color w:val="000000"/>
          <w:sz w:val="24"/>
          <w:szCs w:val="20"/>
          <w:highlight w:val="yellow"/>
        </w:rPr>
        <w:t>82)</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m</w:t>
      </w:r>
      <w:r w:rsidR="006F75E1" w:rsidRPr="005D30E5">
        <w:rPr>
          <w:rFonts w:ascii="Times New Roman" w:eastAsia="Times New Roman" w:hAnsi="Times New Roman" w:cs="Times New Roman"/>
          <w:bCs/>
          <w:color w:val="000000"/>
          <w:sz w:val="24"/>
          <w:szCs w:val="20"/>
          <w:highlight w:val="yellow"/>
        </w:rPr>
        <w:t xml:space="preserve">m </w:t>
      </w:r>
      <w:r w:rsidR="006F75E1">
        <w:rPr>
          <w:rFonts w:ascii="Times New Roman" w:eastAsia="Times New Roman" w:hAnsi="Times New Roman" w:cs="Times New Roman"/>
          <w:bCs/>
          <w:color w:val="000000"/>
          <w:sz w:val="24"/>
          <w:szCs w:val="20"/>
        </w:rPr>
        <w:t>of water transpired</w:t>
      </w:r>
      <w:r w:rsidR="006F75E1" w:rsidRPr="005D30E5">
        <w:rPr>
          <w:rFonts w:ascii="Times New Roman" w:eastAsia="Times New Roman" w:hAnsi="Times New Roman" w:cs="Times New Roman"/>
          <w:bCs/>
          <w:color w:val="000000"/>
          <w:sz w:val="24"/>
          <w:szCs w:val="20"/>
          <w:highlight w:val="yellow"/>
        </w:rPr>
        <w:t>, 4</w:t>
      </w:r>
      <w:r w:rsidR="00331846">
        <w:rPr>
          <w:rFonts w:ascii="Times New Roman" w:eastAsia="Times New Roman" w:hAnsi="Times New Roman" w:cs="Times New Roman"/>
          <w:bCs/>
          <w:color w:val="000000"/>
          <w:sz w:val="24"/>
          <w:szCs w:val="20"/>
          <w:highlight w:val="yellow"/>
        </w:rPr>
        <w:t>9</w:t>
      </w:r>
      <w:r w:rsidR="006F75E1" w:rsidRPr="005D30E5">
        <w:rPr>
          <w:rFonts w:ascii="Times New Roman" w:eastAsia="Times New Roman" w:hAnsi="Times New Roman" w:cs="Times New Roman"/>
          <w:bCs/>
          <w:color w:val="000000"/>
          <w:sz w:val="24"/>
          <w:szCs w:val="20"/>
          <w:highlight w:val="yellow"/>
        </w:rPr>
        <w:t>0</w:t>
      </w:r>
      <w:r w:rsidR="00331846">
        <w:rPr>
          <w:rFonts w:ascii="Times New Roman" w:eastAsia="Times New Roman" w:hAnsi="Times New Roman" w:cs="Times New Roman"/>
          <w:bCs/>
          <w:color w:val="000000"/>
          <w:sz w:val="24"/>
          <w:szCs w:val="20"/>
          <w:highlight w:val="yellow"/>
        </w:rPr>
        <w:t>8</w:t>
      </w:r>
      <w:r w:rsidR="006F75E1"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56</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 xml:space="preserve">(+- 4293.4) </w:t>
      </w:r>
      <w:r w:rsidR="006F75E1" w:rsidRPr="005D30E5">
        <w:rPr>
          <w:rFonts w:ascii="Times New Roman" w:eastAsia="Times New Roman" w:hAnsi="Times New Roman" w:cs="Times New Roman"/>
          <w:bCs/>
          <w:color w:val="000000"/>
          <w:sz w:val="24"/>
          <w:szCs w:val="20"/>
          <w:highlight w:val="yellow"/>
        </w:rPr>
        <w:t xml:space="preserve">kWh </w:t>
      </w:r>
      <w:r w:rsidR="006F75E1">
        <w:rPr>
          <w:rFonts w:ascii="Times New Roman" w:eastAsia="Times New Roman" w:hAnsi="Times New Roman" w:cs="Times New Roman"/>
          <w:bCs/>
          <w:color w:val="000000"/>
          <w:sz w:val="24"/>
          <w:szCs w:val="20"/>
        </w:rPr>
        <w:t xml:space="preserve">spent for microclimate regulation and </w:t>
      </w:r>
      <w:r w:rsidR="00802884" w:rsidRPr="00802884">
        <w:rPr>
          <w:rFonts w:ascii="Times New Roman" w:eastAsia="Times New Roman" w:hAnsi="Times New Roman" w:cs="Times New Roman"/>
          <w:bCs/>
          <w:color w:val="000000"/>
          <w:sz w:val="24"/>
          <w:szCs w:val="20"/>
          <w:highlight w:val="yellow"/>
        </w:rPr>
        <w:t>5309</w:t>
      </w:r>
      <w:r w:rsidR="006F75E1"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27 (+- </w:t>
      </w:r>
      <w:r w:rsidR="00802884" w:rsidRPr="00802884">
        <w:rPr>
          <w:rFonts w:ascii="Times New Roman" w:eastAsia="Times New Roman" w:hAnsi="Times New Roman" w:cs="Times New Roman"/>
          <w:bCs/>
          <w:color w:val="000000"/>
          <w:sz w:val="24"/>
          <w:szCs w:val="20"/>
          <w:highlight w:val="yellow"/>
        </w:rPr>
        <w:t>3235.44)</w:t>
      </w:r>
      <w:r w:rsidR="006F75E1" w:rsidRPr="005D30E5">
        <w:rPr>
          <w:rFonts w:ascii="Times New Roman" w:eastAsia="Times New Roman" w:hAnsi="Times New Roman" w:cs="Times New Roman"/>
          <w:bCs/>
          <w:color w:val="000000"/>
          <w:sz w:val="24"/>
          <w:szCs w:val="20"/>
          <w:highlight w:val="yellow"/>
        </w:rPr>
        <w:t xml:space="preserve"> g </w:t>
      </w:r>
      <w:r w:rsidR="006F75E1">
        <w:rPr>
          <w:rFonts w:ascii="Times New Roman" w:eastAsia="Times New Roman" w:hAnsi="Times New Roman" w:cs="Times New Roman"/>
          <w:bCs/>
          <w:color w:val="000000"/>
          <w:sz w:val="24"/>
          <w:szCs w:val="20"/>
        </w:rPr>
        <w:t xml:space="preserve">of PM10 adsorbed by average tree per </w:t>
      </w:r>
      <w:r w:rsidR="006F75E1" w:rsidRPr="008659E7">
        <w:rPr>
          <w:rFonts w:ascii="Times New Roman" w:eastAsia="Times New Roman" w:hAnsi="Times New Roman" w:cs="Times New Roman"/>
          <w:bCs/>
          <w:color w:val="000000"/>
          <w:sz w:val="24"/>
          <w:szCs w:val="20"/>
        </w:rPr>
        <w:t>investigated period (July-November,</w:t>
      </w:r>
      <w:r w:rsidR="006F75E1">
        <w:rPr>
          <w:rFonts w:ascii="Times New Roman" w:eastAsia="Times New Roman" w:hAnsi="Times New Roman" w:cs="Times New Roman"/>
          <w:bCs/>
          <w:color w:val="000000"/>
          <w:sz w:val="24"/>
          <w:szCs w:val="20"/>
        </w:rPr>
        <w:t xml:space="preserve"> </w:t>
      </w:r>
      <w:r w:rsidR="006F75E1" w:rsidRPr="008659E7">
        <w:rPr>
          <w:rFonts w:ascii="Times New Roman" w:eastAsia="Times New Roman" w:hAnsi="Times New Roman" w:cs="Times New Roman"/>
          <w:bCs/>
          <w:color w:val="000000"/>
          <w:sz w:val="24"/>
          <w:szCs w:val="20"/>
        </w:rPr>
        <w:t>2019</w:t>
      </w:r>
      <w:r w:rsid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Pr>
          <w:rFonts w:ascii="Times New Roman" w:eastAsia="Times New Roman" w:hAnsi="Times New Roman" w:cs="Times New Roman"/>
          <w:bCs/>
          <w:color w:val="000000"/>
          <w:sz w:val="24"/>
          <w:szCs w:val="20"/>
        </w:rPr>
        <w:t>a quite large variability at individual level.</w:t>
      </w:r>
    </w:p>
    <w:p w14:paraId="0B7A6304" w14:textId="77777777" w:rsidR="00E0539B" w:rsidRPr="00BF4985" w:rsidRDefault="00E0539B" w:rsidP="00E0539B">
      <w:pPr>
        <w:spacing w:after="0"/>
        <w:jc w:val="right"/>
        <w:rPr>
          <w:rFonts w:ascii="Times New Roman" w:eastAsia="Times New Roman" w:hAnsi="Times New Roman" w:cs="Times New Roman"/>
          <w:sz w:val="32"/>
          <w:szCs w:val="24"/>
        </w:rPr>
      </w:pPr>
      <w:r w:rsidRPr="00BF4985">
        <w:rPr>
          <w:rFonts w:ascii="Times New Roman" w:eastAsia="Times New Roman" w:hAnsi="Times New Roman" w:cs="Times New Roman"/>
          <w:bCs/>
          <w:color w:val="000000"/>
          <w:sz w:val="24"/>
          <w:szCs w:val="20"/>
        </w:rPr>
        <w:t xml:space="preserve">Table 4.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1843"/>
        <w:gridCol w:w="2126"/>
        <w:gridCol w:w="2126"/>
      </w:tblGrid>
      <w:tr w:rsidR="00E0539B" w:rsidRPr="008659E7" w14:paraId="54E62039" w14:textId="77777777" w:rsidTr="00364A09">
        <w:trPr>
          <w:trHeight w:val="765"/>
        </w:trPr>
        <w:tc>
          <w:tcPr>
            <w:tcW w:w="1668" w:type="dxa"/>
            <w:shd w:val="clear" w:color="000000" w:fill="FFFFFF"/>
            <w:vAlign w:val="center"/>
            <w:hideMark/>
          </w:tcPr>
          <w:p w14:paraId="71354739" w14:textId="77777777" w:rsidR="00E0539B" w:rsidRPr="00A8735B" w:rsidRDefault="00E0539B" w:rsidP="00364A09">
            <w:pPr>
              <w:spacing w:after="0" w:line="240" w:lineRule="auto"/>
              <w:jc w:val="center"/>
              <w:rPr>
                <w:rFonts w:ascii="Times New Roman" w:eastAsia="Times New Roman" w:hAnsi="Times New Roman" w:cs="Times New Roman"/>
                <w:b/>
                <w:bCs/>
                <w:color w:val="000000"/>
                <w:sz w:val="24"/>
                <w:szCs w:val="24"/>
              </w:rPr>
            </w:pPr>
            <w:r w:rsidRPr="00A8735B">
              <w:rPr>
                <w:rFonts w:ascii="Times New Roman" w:eastAsia="Times New Roman" w:hAnsi="Times New Roman" w:cs="Times New Roman"/>
                <w:b/>
                <w:bCs/>
                <w:color w:val="000000"/>
                <w:sz w:val="24"/>
                <w:szCs w:val="24"/>
              </w:rPr>
              <w:t>Tree ID</w:t>
            </w:r>
          </w:p>
        </w:tc>
        <w:tc>
          <w:tcPr>
            <w:tcW w:w="2013" w:type="dxa"/>
            <w:shd w:val="clear" w:color="000000" w:fill="FFFFFF"/>
            <w:vAlign w:val="center"/>
            <w:hideMark/>
          </w:tcPr>
          <w:p w14:paraId="23FA4D72"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Carbon stored, kg</w:t>
            </w:r>
          </w:p>
        </w:tc>
        <w:tc>
          <w:tcPr>
            <w:tcW w:w="1843" w:type="dxa"/>
            <w:shd w:val="clear" w:color="000000" w:fill="FFFFFF"/>
            <w:vAlign w:val="center"/>
            <w:hideMark/>
          </w:tcPr>
          <w:p w14:paraId="5479CBEE" w14:textId="0238CB8D" w:rsidR="00E0539B" w:rsidRPr="005757E8" w:rsidRDefault="00E0539B" w:rsidP="007813BB">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 xml:space="preserve">Transpiration, </w:t>
            </w:r>
            <w:r w:rsidR="007813BB">
              <w:rPr>
                <w:rFonts w:ascii="Times New Roman" w:eastAsia="Times New Roman" w:hAnsi="Times New Roman" w:cs="Times New Roman"/>
                <w:b/>
                <w:bCs/>
                <w:color w:val="000000"/>
                <w:sz w:val="24"/>
                <w:szCs w:val="24"/>
              </w:rPr>
              <w:t>mm</w:t>
            </w:r>
          </w:p>
        </w:tc>
        <w:tc>
          <w:tcPr>
            <w:tcW w:w="2126" w:type="dxa"/>
            <w:shd w:val="clear" w:color="000000" w:fill="FFFFFF"/>
            <w:vAlign w:val="center"/>
            <w:hideMark/>
          </w:tcPr>
          <w:p w14:paraId="5F91482B"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Energy absorbed, kWh</w:t>
            </w:r>
          </w:p>
        </w:tc>
        <w:tc>
          <w:tcPr>
            <w:tcW w:w="2126" w:type="dxa"/>
            <w:shd w:val="clear" w:color="000000" w:fill="FFFFFF"/>
            <w:vAlign w:val="center"/>
            <w:hideMark/>
          </w:tcPr>
          <w:p w14:paraId="638A8A3D"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Adsorbed PM10</w:t>
            </w:r>
            <w:r w:rsidRPr="005757E8">
              <w:rPr>
                <w:rFonts w:ascii="Times New Roman" w:eastAsia="Times New Roman" w:hAnsi="Times New Roman" w:cs="Times New Roman"/>
                <w:b/>
                <w:bCs/>
                <w:color w:val="000000"/>
                <w:sz w:val="24"/>
                <w:szCs w:val="24"/>
                <w:vertAlign w:val="subscript"/>
              </w:rPr>
              <w:t>avg,</w:t>
            </w:r>
            <w:r w:rsidRPr="005757E8">
              <w:rPr>
                <w:rFonts w:ascii="Times New Roman" w:eastAsia="Times New Roman" w:hAnsi="Times New Roman" w:cs="Times New Roman"/>
                <w:b/>
                <w:bCs/>
                <w:color w:val="000000"/>
                <w:sz w:val="24"/>
                <w:szCs w:val="24"/>
              </w:rPr>
              <w:t xml:space="preserve"> g</w:t>
            </w:r>
          </w:p>
        </w:tc>
      </w:tr>
      <w:tr w:rsidR="00E0539B" w:rsidRPr="008659E7" w14:paraId="0EF6EA8D" w14:textId="77777777" w:rsidTr="00364A09">
        <w:trPr>
          <w:trHeight w:val="300"/>
        </w:trPr>
        <w:tc>
          <w:tcPr>
            <w:tcW w:w="9776" w:type="dxa"/>
            <w:gridSpan w:val="5"/>
            <w:shd w:val="clear" w:color="000000" w:fill="FFFFFF"/>
            <w:vAlign w:val="center"/>
            <w:hideMark/>
          </w:tcPr>
          <w:p w14:paraId="1B6F1149" w14:textId="769D74FC" w:rsidR="00E0539B" w:rsidRPr="005757E8" w:rsidRDefault="007813BB" w:rsidP="00364A0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Acer</w:t>
            </w:r>
            <w:r>
              <w:rPr>
                <w:rFonts w:ascii="Times New Roman" w:eastAsia="Times New Roman" w:hAnsi="Times New Roman" w:cs="Times New Roman"/>
                <w:color w:val="000000"/>
                <w:sz w:val="24"/>
                <w:szCs w:val="24"/>
                <w:lang w:val="ru-RU"/>
              </w:rPr>
              <w:t xml:space="preserve"> </w:t>
            </w:r>
            <w:r w:rsidR="00E0539B" w:rsidRPr="005757E8">
              <w:rPr>
                <w:rFonts w:ascii="Times New Roman" w:eastAsia="Times New Roman" w:hAnsi="Times New Roman" w:cs="Times New Roman"/>
                <w:color w:val="000000"/>
                <w:sz w:val="24"/>
                <w:szCs w:val="24"/>
              </w:rPr>
              <w:t>platanoides</w:t>
            </w:r>
          </w:p>
        </w:tc>
      </w:tr>
      <w:tr w:rsidR="007813BB" w:rsidRPr="008659E7" w14:paraId="66DB95D1" w14:textId="77777777" w:rsidTr="004B40AF">
        <w:trPr>
          <w:trHeight w:val="300"/>
        </w:trPr>
        <w:tc>
          <w:tcPr>
            <w:tcW w:w="1668" w:type="dxa"/>
            <w:shd w:val="clear" w:color="000000" w:fill="FFFFFF"/>
            <w:vAlign w:val="center"/>
            <w:hideMark/>
          </w:tcPr>
          <w:p w14:paraId="3190CC3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218A0077</w:t>
            </w:r>
          </w:p>
        </w:tc>
        <w:tc>
          <w:tcPr>
            <w:tcW w:w="2013" w:type="dxa"/>
            <w:shd w:val="clear" w:color="000000" w:fill="FFFFFF"/>
            <w:vAlign w:val="center"/>
            <w:hideMark/>
          </w:tcPr>
          <w:p w14:paraId="1AF6F4CF"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17.46</w:t>
            </w:r>
          </w:p>
        </w:tc>
        <w:tc>
          <w:tcPr>
            <w:tcW w:w="1843" w:type="dxa"/>
            <w:shd w:val="clear" w:color="000000" w:fill="FFFFFF"/>
            <w:hideMark/>
          </w:tcPr>
          <w:p w14:paraId="0F1A5DBA" w14:textId="13BC647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83.59</w:t>
            </w:r>
          </w:p>
        </w:tc>
        <w:tc>
          <w:tcPr>
            <w:tcW w:w="2126" w:type="dxa"/>
            <w:shd w:val="clear" w:color="000000" w:fill="FFFFFF"/>
            <w:vAlign w:val="bottom"/>
            <w:hideMark/>
          </w:tcPr>
          <w:p w14:paraId="018A68B7" w14:textId="58ECD9FF"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15426.60</w:t>
            </w:r>
          </w:p>
        </w:tc>
        <w:tc>
          <w:tcPr>
            <w:tcW w:w="2126" w:type="dxa"/>
            <w:shd w:val="clear" w:color="000000" w:fill="FFFFFF"/>
            <w:vAlign w:val="bottom"/>
            <w:hideMark/>
          </w:tcPr>
          <w:p w14:paraId="35DFD42D" w14:textId="78314EC6"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11504.62</w:t>
            </w:r>
          </w:p>
        </w:tc>
      </w:tr>
      <w:tr w:rsidR="007813BB" w:rsidRPr="008659E7" w14:paraId="7256787D" w14:textId="77777777" w:rsidTr="004B40AF">
        <w:trPr>
          <w:trHeight w:val="300"/>
        </w:trPr>
        <w:tc>
          <w:tcPr>
            <w:tcW w:w="1668" w:type="dxa"/>
            <w:shd w:val="clear" w:color="000000" w:fill="FFFFFF"/>
            <w:vAlign w:val="center"/>
            <w:hideMark/>
          </w:tcPr>
          <w:p w14:paraId="110F659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218A0212</w:t>
            </w:r>
          </w:p>
        </w:tc>
        <w:tc>
          <w:tcPr>
            <w:tcW w:w="2013" w:type="dxa"/>
            <w:shd w:val="clear" w:color="000000" w:fill="FFFFFF"/>
            <w:vAlign w:val="center"/>
            <w:hideMark/>
          </w:tcPr>
          <w:p w14:paraId="16B84212"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11.85</w:t>
            </w:r>
          </w:p>
        </w:tc>
        <w:tc>
          <w:tcPr>
            <w:tcW w:w="1843" w:type="dxa"/>
            <w:shd w:val="clear" w:color="000000" w:fill="FFFFFF"/>
            <w:hideMark/>
          </w:tcPr>
          <w:p w14:paraId="35CB7093" w14:textId="3F33995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130.80</w:t>
            </w:r>
          </w:p>
        </w:tc>
        <w:tc>
          <w:tcPr>
            <w:tcW w:w="2126" w:type="dxa"/>
            <w:shd w:val="clear" w:color="000000" w:fill="FFFFFF"/>
            <w:vAlign w:val="bottom"/>
            <w:hideMark/>
          </w:tcPr>
          <w:p w14:paraId="58AA8E8B" w14:textId="25D3C37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6389.32</w:t>
            </w:r>
          </w:p>
        </w:tc>
        <w:tc>
          <w:tcPr>
            <w:tcW w:w="2126" w:type="dxa"/>
            <w:shd w:val="clear" w:color="000000" w:fill="FFFFFF"/>
            <w:vAlign w:val="bottom"/>
            <w:hideMark/>
          </w:tcPr>
          <w:p w14:paraId="222B4DDA" w14:textId="47359AC9"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4640.25</w:t>
            </w:r>
          </w:p>
        </w:tc>
      </w:tr>
      <w:tr w:rsidR="007813BB" w:rsidRPr="008659E7" w14:paraId="32A66BF9" w14:textId="77777777" w:rsidTr="004B40AF">
        <w:trPr>
          <w:trHeight w:val="300"/>
        </w:trPr>
        <w:tc>
          <w:tcPr>
            <w:tcW w:w="1668" w:type="dxa"/>
            <w:shd w:val="clear" w:color="000000" w:fill="FFFFFF"/>
            <w:vAlign w:val="center"/>
            <w:hideMark/>
          </w:tcPr>
          <w:p w14:paraId="7A593A8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218A0255</w:t>
            </w:r>
          </w:p>
        </w:tc>
        <w:tc>
          <w:tcPr>
            <w:tcW w:w="2013" w:type="dxa"/>
            <w:shd w:val="clear" w:color="000000" w:fill="FFFFFF"/>
            <w:vAlign w:val="center"/>
            <w:hideMark/>
          </w:tcPr>
          <w:p w14:paraId="4C268B08"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16.85</w:t>
            </w:r>
          </w:p>
        </w:tc>
        <w:tc>
          <w:tcPr>
            <w:tcW w:w="1843" w:type="dxa"/>
            <w:shd w:val="clear" w:color="000000" w:fill="FFFFFF"/>
            <w:hideMark/>
          </w:tcPr>
          <w:p w14:paraId="7DB08AD8" w14:textId="52B6E68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92.10</w:t>
            </w:r>
          </w:p>
        </w:tc>
        <w:tc>
          <w:tcPr>
            <w:tcW w:w="2126" w:type="dxa"/>
            <w:shd w:val="clear" w:color="000000" w:fill="FFFFFF"/>
            <w:vAlign w:val="bottom"/>
            <w:hideMark/>
          </w:tcPr>
          <w:p w14:paraId="78CB719B" w14:textId="1FDC7B33"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11940.92</w:t>
            </w:r>
          </w:p>
        </w:tc>
        <w:tc>
          <w:tcPr>
            <w:tcW w:w="2126" w:type="dxa"/>
            <w:shd w:val="clear" w:color="000000" w:fill="FFFFFF"/>
            <w:vAlign w:val="bottom"/>
            <w:hideMark/>
          </w:tcPr>
          <w:p w14:paraId="2FD25227" w14:textId="3EE2CEC1"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9641.40</w:t>
            </w:r>
          </w:p>
        </w:tc>
      </w:tr>
      <w:tr w:rsidR="007813BB" w:rsidRPr="008659E7" w14:paraId="048B0343" w14:textId="77777777" w:rsidTr="004B40AF">
        <w:trPr>
          <w:trHeight w:val="300"/>
        </w:trPr>
        <w:tc>
          <w:tcPr>
            <w:tcW w:w="1668" w:type="dxa"/>
            <w:shd w:val="clear" w:color="000000" w:fill="FFFFFF"/>
            <w:vAlign w:val="center"/>
            <w:hideMark/>
          </w:tcPr>
          <w:p w14:paraId="3589061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218A0262</w:t>
            </w:r>
          </w:p>
        </w:tc>
        <w:tc>
          <w:tcPr>
            <w:tcW w:w="2013" w:type="dxa"/>
            <w:shd w:val="clear" w:color="000000" w:fill="FFFFFF"/>
            <w:vAlign w:val="center"/>
            <w:hideMark/>
          </w:tcPr>
          <w:p w14:paraId="64BADFD7"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11.25</w:t>
            </w:r>
          </w:p>
        </w:tc>
        <w:tc>
          <w:tcPr>
            <w:tcW w:w="1843" w:type="dxa"/>
            <w:shd w:val="clear" w:color="000000" w:fill="FFFFFF"/>
            <w:hideMark/>
          </w:tcPr>
          <w:p w14:paraId="702A2C3F" w14:textId="75456AB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168.32</w:t>
            </w:r>
          </w:p>
        </w:tc>
        <w:tc>
          <w:tcPr>
            <w:tcW w:w="2126" w:type="dxa"/>
            <w:shd w:val="clear" w:color="000000" w:fill="FFFFFF"/>
            <w:vAlign w:val="bottom"/>
            <w:hideMark/>
          </w:tcPr>
          <w:p w14:paraId="1CF0515E" w14:textId="0B184D3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4598.44</w:t>
            </w:r>
          </w:p>
        </w:tc>
        <w:tc>
          <w:tcPr>
            <w:tcW w:w="2126" w:type="dxa"/>
            <w:shd w:val="clear" w:color="000000" w:fill="FFFFFF"/>
            <w:vAlign w:val="bottom"/>
            <w:hideMark/>
          </w:tcPr>
          <w:p w14:paraId="4A6E4CF4" w14:textId="30F96EF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5031.21</w:t>
            </w:r>
          </w:p>
        </w:tc>
      </w:tr>
      <w:tr w:rsidR="007813BB" w:rsidRPr="008659E7" w14:paraId="4815539E" w14:textId="77777777" w:rsidTr="004B40AF">
        <w:trPr>
          <w:trHeight w:val="300"/>
        </w:trPr>
        <w:tc>
          <w:tcPr>
            <w:tcW w:w="1668" w:type="dxa"/>
            <w:shd w:val="clear" w:color="000000" w:fill="FFFFFF"/>
            <w:vAlign w:val="center"/>
            <w:hideMark/>
          </w:tcPr>
          <w:p w14:paraId="6408D3EA"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218A0281</w:t>
            </w:r>
          </w:p>
        </w:tc>
        <w:tc>
          <w:tcPr>
            <w:tcW w:w="2013" w:type="dxa"/>
            <w:shd w:val="clear" w:color="000000" w:fill="FFFFFF"/>
            <w:vAlign w:val="center"/>
            <w:hideMark/>
          </w:tcPr>
          <w:p w14:paraId="41B6A926"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20.62</w:t>
            </w:r>
          </w:p>
        </w:tc>
        <w:tc>
          <w:tcPr>
            <w:tcW w:w="1843" w:type="dxa"/>
            <w:shd w:val="clear" w:color="000000" w:fill="FFFFFF"/>
            <w:hideMark/>
          </w:tcPr>
          <w:p w14:paraId="1783FB49" w14:textId="79D02AC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190.09</w:t>
            </w:r>
          </w:p>
        </w:tc>
        <w:tc>
          <w:tcPr>
            <w:tcW w:w="2126" w:type="dxa"/>
            <w:shd w:val="clear" w:color="000000" w:fill="FFFFFF"/>
            <w:vAlign w:val="bottom"/>
            <w:hideMark/>
          </w:tcPr>
          <w:p w14:paraId="3D4BE940" w14:textId="4BA67AF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7112.16</w:t>
            </w:r>
          </w:p>
        </w:tc>
        <w:tc>
          <w:tcPr>
            <w:tcW w:w="2126" w:type="dxa"/>
            <w:shd w:val="clear" w:color="000000" w:fill="FFFFFF"/>
            <w:vAlign w:val="bottom"/>
            <w:hideMark/>
          </w:tcPr>
          <w:p w14:paraId="24400BE7" w14:textId="2C2A8B0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7641.87</w:t>
            </w:r>
          </w:p>
        </w:tc>
      </w:tr>
      <w:tr w:rsidR="00E0539B" w:rsidRPr="008659E7" w14:paraId="251A067A" w14:textId="77777777" w:rsidTr="00364A09">
        <w:trPr>
          <w:trHeight w:val="300"/>
        </w:trPr>
        <w:tc>
          <w:tcPr>
            <w:tcW w:w="9776" w:type="dxa"/>
            <w:gridSpan w:val="5"/>
            <w:shd w:val="clear" w:color="000000" w:fill="FFFFFF"/>
            <w:vAlign w:val="center"/>
            <w:hideMark/>
          </w:tcPr>
          <w:p w14:paraId="75359ECD"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Betula pendula</w:t>
            </w:r>
          </w:p>
        </w:tc>
      </w:tr>
      <w:tr w:rsidR="007813BB" w:rsidRPr="008659E7" w14:paraId="04FF2554" w14:textId="77777777" w:rsidTr="004B40AF">
        <w:trPr>
          <w:trHeight w:val="300"/>
        </w:trPr>
        <w:tc>
          <w:tcPr>
            <w:tcW w:w="1668" w:type="dxa"/>
            <w:shd w:val="clear" w:color="000000" w:fill="FFFFFF"/>
            <w:vAlign w:val="center"/>
            <w:hideMark/>
          </w:tcPr>
          <w:p w14:paraId="72772E4A"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218A0104</w:t>
            </w:r>
          </w:p>
        </w:tc>
        <w:tc>
          <w:tcPr>
            <w:tcW w:w="2013" w:type="dxa"/>
            <w:shd w:val="clear" w:color="000000" w:fill="FFFFFF"/>
            <w:vAlign w:val="center"/>
            <w:hideMark/>
          </w:tcPr>
          <w:p w14:paraId="6137C105"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3.25</w:t>
            </w:r>
          </w:p>
        </w:tc>
        <w:tc>
          <w:tcPr>
            <w:tcW w:w="1843" w:type="dxa"/>
            <w:shd w:val="clear" w:color="000000" w:fill="FFFFFF"/>
            <w:vAlign w:val="bottom"/>
            <w:hideMark/>
          </w:tcPr>
          <w:p w14:paraId="32F4CB7D" w14:textId="3762316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242.16</w:t>
            </w:r>
          </w:p>
        </w:tc>
        <w:tc>
          <w:tcPr>
            <w:tcW w:w="2126" w:type="dxa"/>
            <w:shd w:val="clear" w:color="000000" w:fill="FFFFFF"/>
            <w:vAlign w:val="bottom"/>
            <w:hideMark/>
          </w:tcPr>
          <w:p w14:paraId="742F38BF" w14:textId="0B52178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1913.07</w:t>
            </w:r>
          </w:p>
        </w:tc>
        <w:tc>
          <w:tcPr>
            <w:tcW w:w="2126" w:type="dxa"/>
            <w:shd w:val="clear" w:color="000000" w:fill="FFFFFF"/>
            <w:vAlign w:val="bottom"/>
            <w:hideMark/>
          </w:tcPr>
          <w:p w14:paraId="52A0FC62" w14:textId="7F188AD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1298.78</w:t>
            </w:r>
          </w:p>
        </w:tc>
      </w:tr>
      <w:tr w:rsidR="007813BB" w:rsidRPr="008659E7" w14:paraId="070EF0E6" w14:textId="77777777" w:rsidTr="004B40AF">
        <w:trPr>
          <w:trHeight w:val="300"/>
        </w:trPr>
        <w:tc>
          <w:tcPr>
            <w:tcW w:w="1668" w:type="dxa"/>
            <w:shd w:val="clear" w:color="000000" w:fill="FFFFFF"/>
            <w:vAlign w:val="center"/>
            <w:hideMark/>
          </w:tcPr>
          <w:p w14:paraId="4B47C64E"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218A0210</w:t>
            </w:r>
          </w:p>
        </w:tc>
        <w:tc>
          <w:tcPr>
            <w:tcW w:w="2013" w:type="dxa"/>
            <w:shd w:val="clear" w:color="000000" w:fill="FFFFFF"/>
            <w:vAlign w:val="center"/>
            <w:hideMark/>
          </w:tcPr>
          <w:p w14:paraId="1B8F806B"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2.98</w:t>
            </w:r>
          </w:p>
        </w:tc>
        <w:tc>
          <w:tcPr>
            <w:tcW w:w="1843" w:type="dxa"/>
            <w:shd w:val="clear" w:color="000000" w:fill="FFFFFF"/>
            <w:vAlign w:val="bottom"/>
            <w:hideMark/>
          </w:tcPr>
          <w:p w14:paraId="6B3E59CB" w14:textId="1D1752D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304.40</w:t>
            </w:r>
          </w:p>
        </w:tc>
        <w:tc>
          <w:tcPr>
            <w:tcW w:w="2126" w:type="dxa"/>
            <w:shd w:val="clear" w:color="000000" w:fill="FFFFFF"/>
            <w:vAlign w:val="bottom"/>
            <w:hideMark/>
          </w:tcPr>
          <w:p w14:paraId="5207A12E" w14:textId="57A1FFB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1484.26</w:t>
            </w:r>
          </w:p>
        </w:tc>
        <w:tc>
          <w:tcPr>
            <w:tcW w:w="2126" w:type="dxa"/>
            <w:shd w:val="clear" w:color="000000" w:fill="FFFFFF"/>
            <w:vAlign w:val="bottom"/>
            <w:hideMark/>
          </w:tcPr>
          <w:p w14:paraId="09BF32DD" w14:textId="223B3CC9"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1309.55</w:t>
            </w:r>
          </w:p>
        </w:tc>
      </w:tr>
      <w:tr w:rsidR="007813BB" w:rsidRPr="008659E7" w14:paraId="026637E5" w14:textId="77777777" w:rsidTr="004B40AF">
        <w:trPr>
          <w:trHeight w:val="300"/>
        </w:trPr>
        <w:tc>
          <w:tcPr>
            <w:tcW w:w="1668" w:type="dxa"/>
            <w:shd w:val="clear" w:color="000000" w:fill="FFFFFF"/>
            <w:vAlign w:val="center"/>
            <w:hideMark/>
          </w:tcPr>
          <w:p w14:paraId="633C6C4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218A0285</w:t>
            </w:r>
          </w:p>
        </w:tc>
        <w:tc>
          <w:tcPr>
            <w:tcW w:w="2013" w:type="dxa"/>
            <w:shd w:val="clear" w:color="000000" w:fill="FFFFFF"/>
            <w:vAlign w:val="center"/>
            <w:hideMark/>
          </w:tcPr>
          <w:p w14:paraId="201235D6"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3.79</w:t>
            </w:r>
          </w:p>
        </w:tc>
        <w:tc>
          <w:tcPr>
            <w:tcW w:w="1843" w:type="dxa"/>
            <w:shd w:val="clear" w:color="000000" w:fill="FFFFFF"/>
            <w:vAlign w:val="bottom"/>
            <w:hideMark/>
          </w:tcPr>
          <w:p w14:paraId="75A81101" w14:textId="0CB87CE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340.33</w:t>
            </w:r>
          </w:p>
        </w:tc>
        <w:tc>
          <w:tcPr>
            <w:tcW w:w="2126" w:type="dxa"/>
            <w:shd w:val="clear" w:color="000000" w:fill="FFFFFF"/>
            <w:vAlign w:val="bottom"/>
            <w:hideMark/>
          </w:tcPr>
          <w:p w14:paraId="4BA15164" w14:textId="45BC7AD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1734.31</w:t>
            </w:r>
          </w:p>
        </w:tc>
        <w:tc>
          <w:tcPr>
            <w:tcW w:w="2126" w:type="dxa"/>
            <w:shd w:val="clear" w:color="000000" w:fill="FFFFFF"/>
            <w:vAlign w:val="bottom"/>
            <w:hideMark/>
          </w:tcPr>
          <w:p w14:paraId="06BC571A" w14:textId="34F2FC72"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1579.61</w:t>
            </w:r>
          </w:p>
        </w:tc>
      </w:tr>
      <w:tr w:rsidR="00E0539B" w:rsidRPr="008659E7" w14:paraId="5A107960" w14:textId="77777777" w:rsidTr="00364A09">
        <w:trPr>
          <w:trHeight w:val="300"/>
        </w:trPr>
        <w:tc>
          <w:tcPr>
            <w:tcW w:w="9776" w:type="dxa"/>
            <w:gridSpan w:val="5"/>
            <w:shd w:val="clear" w:color="000000" w:fill="FFFFFF"/>
            <w:vAlign w:val="center"/>
            <w:hideMark/>
          </w:tcPr>
          <w:p w14:paraId="267B0F8E"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Larix sibirica</w:t>
            </w:r>
          </w:p>
        </w:tc>
      </w:tr>
      <w:tr w:rsidR="007813BB" w:rsidRPr="008659E7" w14:paraId="2B0A5B69" w14:textId="77777777" w:rsidTr="004B40AF">
        <w:trPr>
          <w:trHeight w:val="300"/>
        </w:trPr>
        <w:tc>
          <w:tcPr>
            <w:tcW w:w="1668" w:type="dxa"/>
            <w:shd w:val="clear" w:color="000000" w:fill="FFFFFF"/>
            <w:vAlign w:val="center"/>
            <w:hideMark/>
          </w:tcPr>
          <w:p w14:paraId="450D50F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218A0079</w:t>
            </w:r>
          </w:p>
        </w:tc>
        <w:tc>
          <w:tcPr>
            <w:tcW w:w="2013" w:type="dxa"/>
            <w:shd w:val="clear" w:color="000000" w:fill="FFFFFF"/>
            <w:vAlign w:val="center"/>
            <w:hideMark/>
          </w:tcPr>
          <w:p w14:paraId="2AE7B53A"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8.45</w:t>
            </w:r>
          </w:p>
        </w:tc>
        <w:tc>
          <w:tcPr>
            <w:tcW w:w="1843" w:type="dxa"/>
            <w:shd w:val="clear" w:color="000000" w:fill="FFFFFF"/>
            <w:vAlign w:val="bottom"/>
            <w:hideMark/>
          </w:tcPr>
          <w:p w14:paraId="16202CF8" w14:textId="51E8138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41.04</w:t>
            </w:r>
          </w:p>
        </w:tc>
        <w:tc>
          <w:tcPr>
            <w:tcW w:w="2126" w:type="dxa"/>
            <w:shd w:val="clear" w:color="000000" w:fill="FFFFFF"/>
            <w:vAlign w:val="bottom"/>
            <w:hideMark/>
          </w:tcPr>
          <w:p w14:paraId="6B69D0BA" w14:textId="683C005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-1845.99</w:t>
            </w:r>
          </w:p>
        </w:tc>
        <w:tc>
          <w:tcPr>
            <w:tcW w:w="2126" w:type="dxa"/>
            <w:shd w:val="clear" w:color="000000" w:fill="FFFFFF"/>
            <w:vAlign w:val="bottom"/>
            <w:hideMark/>
          </w:tcPr>
          <w:p w14:paraId="557956F8" w14:textId="168CC4D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11217.62</w:t>
            </w:r>
          </w:p>
        </w:tc>
      </w:tr>
      <w:tr w:rsidR="007813BB" w:rsidRPr="008659E7" w14:paraId="621FDD19" w14:textId="77777777" w:rsidTr="004B40AF">
        <w:trPr>
          <w:trHeight w:val="300"/>
        </w:trPr>
        <w:tc>
          <w:tcPr>
            <w:tcW w:w="1668" w:type="dxa"/>
            <w:shd w:val="clear" w:color="000000" w:fill="FFFFFF"/>
            <w:vAlign w:val="center"/>
            <w:hideMark/>
          </w:tcPr>
          <w:p w14:paraId="4761938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lastRenderedPageBreak/>
              <w:t>218A0138</w:t>
            </w:r>
          </w:p>
        </w:tc>
        <w:tc>
          <w:tcPr>
            <w:tcW w:w="2013" w:type="dxa"/>
            <w:shd w:val="clear" w:color="000000" w:fill="FFFFFF"/>
            <w:vAlign w:val="center"/>
            <w:hideMark/>
          </w:tcPr>
          <w:p w14:paraId="0565675B"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10.43</w:t>
            </w:r>
          </w:p>
        </w:tc>
        <w:tc>
          <w:tcPr>
            <w:tcW w:w="1843" w:type="dxa"/>
            <w:shd w:val="clear" w:color="000000" w:fill="FFFFFF"/>
            <w:vAlign w:val="bottom"/>
            <w:hideMark/>
          </w:tcPr>
          <w:p w14:paraId="1E3AC236" w14:textId="48005A92"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137.62</w:t>
            </w:r>
          </w:p>
        </w:tc>
        <w:tc>
          <w:tcPr>
            <w:tcW w:w="2126" w:type="dxa"/>
            <w:shd w:val="clear" w:color="000000" w:fill="FFFFFF"/>
            <w:vAlign w:val="bottom"/>
            <w:hideMark/>
          </w:tcPr>
          <w:p w14:paraId="4F395547" w14:textId="741E9B5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8371.91</w:t>
            </w:r>
          </w:p>
        </w:tc>
        <w:tc>
          <w:tcPr>
            <w:tcW w:w="2126" w:type="dxa"/>
            <w:shd w:val="clear" w:color="000000" w:fill="FFFFFF"/>
            <w:vAlign w:val="bottom"/>
            <w:hideMark/>
          </w:tcPr>
          <w:p w14:paraId="65895F74" w14:textId="5DA7F1E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6287.91</w:t>
            </w:r>
          </w:p>
        </w:tc>
      </w:tr>
      <w:tr w:rsidR="007813BB" w:rsidRPr="008659E7" w14:paraId="1261AD0E" w14:textId="77777777" w:rsidTr="004B40AF">
        <w:trPr>
          <w:trHeight w:val="300"/>
        </w:trPr>
        <w:tc>
          <w:tcPr>
            <w:tcW w:w="1668" w:type="dxa"/>
            <w:shd w:val="clear" w:color="000000" w:fill="FFFFFF"/>
            <w:vAlign w:val="center"/>
            <w:hideMark/>
          </w:tcPr>
          <w:p w14:paraId="7B7200DD"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218A0277</w:t>
            </w:r>
          </w:p>
        </w:tc>
        <w:tc>
          <w:tcPr>
            <w:tcW w:w="2013" w:type="dxa"/>
            <w:shd w:val="clear" w:color="000000" w:fill="FFFFFF"/>
            <w:vAlign w:val="center"/>
            <w:hideMark/>
          </w:tcPr>
          <w:p w14:paraId="5F9816FE"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5.47</w:t>
            </w:r>
          </w:p>
        </w:tc>
        <w:tc>
          <w:tcPr>
            <w:tcW w:w="1843" w:type="dxa"/>
            <w:shd w:val="clear" w:color="000000" w:fill="FFFFFF"/>
            <w:vAlign w:val="bottom"/>
            <w:hideMark/>
          </w:tcPr>
          <w:p w14:paraId="68B70016" w14:textId="0E4C0EF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72.88</w:t>
            </w:r>
          </w:p>
        </w:tc>
        <w:tc>
          <w:tcPr>
            <w:tcW w:w="2126" w:type="dxa"/>
            <w:shd w:val="clear" w:color="000000" w:fill="FFFFFF"/>
            <w:vAlign w:val="bottom"/>
            <w:hideMark/>
          </w:tcPr>
          <w:p w14:paraId="4F8B48D2" w14:textId="4923658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4822.87</w:t>
            </w:r>
          </w:p>
        </w:tc>
        <w:tc>
          <w:tcPr>
            <w:tcW w:w="2126" w:type="dxa"/>
            <w:shd w:val="clear" w:color="000000" w:fill="FFFFFF"/>
            <w:vAlign w:val="bottom"/>
            <w:hideMark/>
          </w:tcPr>
          <w:p w14:paraId="2D7591A8" w14:textId="50D7770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5635.33</w:t>
            </w:r>
          </w:p>
        </w:tc>
      </w:tr>
      <w:tr w:rsidR="00E0539B" w:rsidRPr="008659E7" w14:paraId="41AFC5EA" w14:textId="77777777" w:rsidTr="00364A09">
        <w:trPr>
          <w:trHeight w:val="300"/>
        </w:trPr>
        <w:tc>
          <w:tcPr>
            <w:tcW w:w="9776" w:type="dxa"/>
            <w:gridSpan w:val="5"/>
            <w:shd w:val="clear" w:color="000000" w:fill="FFFFFF"/>
            <w:vAlign w:val="center"/>
            <w:hideMark/>
          </w:tcPr>
          <w:p w14:paraId="4838AF74"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Tilia cordata</w:t>
            </w:r>
          </w:p>
        </w:tc>
      </w:tr>
      <w:tr w:rsidR="007813BB" w:rsidRPr="008659E7" w14:paraId="4DC25C11" w14:textId="77777777" w:rsidTr="004B40AF">
        <w:trPr>
          <w:trHeight w:val="300"/>
        </w:trPr>
        <w:tc>
          <w:tcPr>
            <w:tcW w:w="1668" w:type="dxa"/>
            <w:shd w:val="clear" w:color="000000" w:fill="FFFFFF"/>
            <w:vAlign w:val="center"/>
            <w:hideMark/>
          </w:tcPr>
          <w:p w14:paraId="0F48748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218A0111</w:t>
            </w:r>
          </w:p>
        </w:tc>
        <w:tc>
          <w:tcPr>
            <w:tcW w:w="2013" w:type="dxa"/>
            <w:shd w:val="clear" w:color="000000" w:fill="FFFFFF"/>
            <w:vAlign w:val="center"/>
            <w:hideMark/>
          </w:tcPr>
          <w:p w14:paraId="69AA522D"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8.39</w:t>
            </w:r>
          </w:p>
        </w:tc>
        <w:tc>
          <w:tcPr>
            <w:tcW w:w="1843" w:type="dxa"/>
            <w:shd w:val="clear" w:color="000000" w:fill="FFFFFF"/>
            <w:vAlign w:val="bottom"/>
            <w:hideMark/>
          </w:tcPr>
          <w:p w14:paraId="461F75F8" w14:textId="196F22D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174.45</w:t>
            </w:r>
          </w:p>
        </w:tc>
        <w:tc>
          <w:tcPr>
            <w:tcW w:w="2126" w:type="dxa"/>
            <w:shd w:val="clear" w:color="000000" w:fill="FFFFFF"/>
            <w:vAlign w:val="bottom"/>
            <w:hideMark/>
          </w:tcPr>
          <w:p w14:paraId="3FFD7AF8" w14:textId="6D2B4EE6"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1089.62</w:t>
            </w:r>
          </w:p>
        </w:tc>
        <w:tc>
          <w:tcPr>
            <w:tcW w:w="2126" w:type="dxa"/>
            <w:shd w:val="clear" w:color="000000" w:fill="FFFFFF"/>
            <w:vAlign w:val="bottom"/>
            <w:hideMark/>
          </w:tcPr>
          <w:p w14:paraId="7A6347B1" w14:textId="3728F36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4130.52</w:t>
            </w:r>
          </w:p>
        </w:tc>
      </w:tr>
      <w:tr w:rsidR="007813BB" w:rsidRPr="008659E7" w14:paraId="1478A3B3" w14:textId="77777777" w:rsidTr="004B40AF">
        <w:trPr>
          <w:trHeight w:val="300"/>
        </w:trPr>
        <w:tc>
          <w:tcPr>
            <w:tcW w:w="1668" w:type="dxa"/>
            <w:shd w:val="clear" w:color="000000" w:fill="FFFFFF"/>
            <w:vAlign w:val="center"/>
            <w:hideMark/>
          </w:tcPr>
          <w:p w14:paraId="3452E14D"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218A0121</w:t>
            </w:r>
          </w:p>
        </w:tc>
        <w:tc>
          <w:tcPr>
            <w:tcW w:w="2013" w:type="dxa"/>
            <w:shd w:val="clear" w:color="000000" w:fill="FFFFFF"/>
            <w:vAlign w:val="center"/>
            <w:hideMark/>
          </w:tcPr>
          <w:p w14:paraId="6A9A1ABD"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21.04</w:t>
            </w:r>
          </w:p>
        </w:tc>
        <w:tc>
          <w:tcPr>
            <w:tcW w:w="1843" w:type="dxa"/>
            <w:shd w:val="clear" w:color="000000" w:fill="FFFFFF"/>
            <w:vAlign w:val="bottom"/>
            <w:hideMark/>
          </w:tcPr>
          <w:p w14:paraId="3500C7B6" w14:textId="7EF01BA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171.14</w:t>
            </w:r>
          </w:p>
        </w:tc>
        <w:tc>
          <w:tcPr>
            <w:tcW w:w="2126" w:type="dxa"/>
            <w:shd w:val="clear" w:color="000000" w:fill="FFFFFF"/>
            <w:vAlign w:val="bottom"/>
            <w:hideMark/>
          </w:tcPr>
          <w:p w14:paraId="79FA5F0A" w14:textId="67272E8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4762.70</w:t>
            </w:r>
          </w:p>
        </w:tc>
        <w:tc>
          <w:tcPr>
            <w:tcW w:w="2126" w:type="dxa"/>
            <w:shd w:val="clear" w:color="000000" w:fill="FFFFFF"/>
            <w:vAlign w:val="bottom"/>
            <w:hideMark/>
          </w:tcPr>
          <w:p w14:paraId="151CFF3E" w14:textId="216A966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4293.13</w:t>
            </w:r>
          </w:p>
        </w:tc>
      </w:tr>
      <w:tr w:rsidR="007813BB" w:rsidRPr="008659E7" w14:paraId="25A21716" w14:textId="77777777" w:rsidTr="004B40AF">
        <w:trPr>
          <w:trHeight w:val="300"/>
        </w:trPr>
        <w:tc>
          <w:tcPr>
            <w:tcW w:w="1668" w:type="dxa"/>
            <w:shd w:val="clear" w:color="000000" w:fill="FFFFFF"/>
            <w:vAlign w:val="center"/>
            <w:hideMark/>
          </w:tcPr>
          <w:p w14:paraId="732CCA0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218A0153</w:t>
            </w:r>
          </w:p>
        </w:tc>
        <w:tc>
          <w:tcPr>
            <w:tcW w:w="2013" w:type="dxa"/>
            <w:shd w:val="clear" w:color="000000" w:fill="FFFFFF"/>
            <w:vAlign w:val="center"/>
            <w:hideMark/>
          </w:tcPr>
          <w:p w14:paraId="184ED9F1"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14.98</w:t>
            </w:r>
          </w:p>
        </w:tc>
        <w:tc>
          <w:tcPr>
            <w:tcW w:w="1843" w:type="dxa"/>
            <w:shd w:val="clear" w:color="000000" w:fill="FFFFFF"/>
            <w:vAlign w:val="bottom"/>
            <w:hideMark/>
          </w:tcPr>
          <w:p w14:paraId="240BA7FA" w14:textId="4BCDA16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165.41</w:t>
            </w:r>
          </w:p>
        </w:tc>
        <w:tc>
          <w:tcPr>
            <w:tcW w:w="2126" w:type="dxa"/>
            <w:shd w:val="clear" w:color="000000" w:fill="FFFFFF"/>
            <w:vAlign w:val="bottom"/>
            <w:hideMark/>
          </w:tcPr>
          <w:p w14:paraId="6E37E8DA" w14:textId="41A13F1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3422.89</w:t>
            </w:r>
          </w:p>
        </w:tc>
        <w:tc>
          <w:tcPr>
            <w:tcW w:w="2126" w:type="dxa"/>
            <w:shd w:val="clear" w:color="000000" w:fill="FFFFFF"/>
            <w:vAlign w:val="bottom"/>
            <w:hideMark/>
          </w:tcPr>
          <w:p w14:paraId="71ECD486" w14:textId="17CABED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3459.32</w:t>
            </w:r>
          </w:p>
        </w:tc>
      </w:tr>
      <w:tr w:rsidR="007813BB" w:rsidRPr="008659E7" w14:paraId="50BD5584" w14:textId="77777777" w:rsidTr="004B40AF">
        <w:trPr>
          <w:trHeight w:val="300"/>
        </w:trPr>
        <w:tc>
          <w:tcPr>
            <w:tcW w:w="1668" w:type="dxa"/>
            <w:shd w:val="clear" w:color="000000" w:fill="FFFFFF"/>
            <w:vAlign w:val="center"/>
            <w:hideMark/>
          </w:tcPr>
          <w:p w14:paraId="565C6AF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218A0186</w:t>
            </w:r>
          </w:p>
        </w:tc>
        <w:tc>
          <w:tcPr>
            <w:tcW w:w="2013" w:type="dxa"/>
            <w:shd w:val="clear" w:color="000000" w:fill="FFFFFF"/>
            <w:vAlign w:val="center"/>
            <w:hideMark/>
          </w:tcPr>
          <w:p w14:paraId="327FE2D1"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24.40</w:t>
            </w:r>
          </w:p>
        </w:tc>
        <w:tc>
          <w:tcPr>
            <w:tcW w:w="1843" w:type="dxa"/>
            <w:shd w:val="clear" w:color="000000" w:fill="FFFFFF"/>
            <w:vAlign w:val="bottom"/>
            <w:hideMark/>
          </w:tcPr>
          <w:p w14:paraId="6F2D2D09" w14:textId="3F665AD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175.42</w:t>
            </w:r>
          </w:p>
        </w:tc>
        <w:tc>
          <w:tcPr>
            <w:tcW w:w="2126" w:type="dxa"/>
            <w:shd w:val="clear" w:color="000000" w:fill="FFFFFF"/>
            <w:vAlign w:val="bottom"/>
            <w:hideMark/>
          </w:tcPr>
          <w:p w14:paraId="3325AC8E" w14:textId="0BD0BB8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4340.69</w:t>
            </w:r>
          </w:p>
        </w:tc>
        <w:tc>
          <w:tcPr>
            <w:tcW w:w="2126" w:type="dxa"/>
            <w:shd w:val="clear" w:color="000000" w:fill="FFFFFF"/>
            <w:vAlign w:val="bottom"/>
            <w:hideMark/>
          </w:tcPr>
          <w:p w14:paraId="475987D8" w14:textId="39C4C64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3131.47</w:t>
            </w:r>
          </w:p>
        </w:tc>
      </w:tr>
      <w:tr w:rsidR="007813BB" w:rsidRPr="008659E7" w14:paraId="15BC3092" w14:textId="77777777" w:rsidTr="004B40AF">
        <w:trPr>
          <w:trHeight w:val="300"/>
        </w:trPr>
        <w:tc>
          <w:tcPr>
            <w:tcW w:w="1668" w:type="dxa"/>
            <w:shd w:val="clear" w:color="000000" w:fill="FFFFFF"/>
            <w:vAlign w:val="center"/>
            <w:hideMark/>
          </w:tcPr>
          <w:p w14:paraId="0A867FF3" w14:textId="77777777" w:rsidR="007813BB" w:rsidRPr="00E0539B"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218A0270</w:t>
            </w:r>
          </w:p>
        </w:tc>
        <w:tc>
          <w:tcPr>
            <w:tcW w:w="2013" w:type="dxa"/>
            <w:shd w:val="clear" w:color="000000" w:fill="FFFFFF"/>
            <w:vAlign w:val="center"/>
            <w:hideMark/>
          </w:tcPr>
          <w:p w14:paraId="64E73C55"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5.91</w:t>
            </w:r>
          </w:p>
        </w:tc>
        <w:tc>
          <w:tcPr>
            <w:tcW w:w="1843" w:type="dxa"/>
            <w:shd w:val="clear" w:color="000000" w:fill="FFFFFF"/>
            <w:vAlign w:val="bottom"/>
            <w:hideMark/>
          </w:tcPr>
          <w:p w14:paraId="1602656B" w14:textId="0144D4F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84.88</w:t>
            </w:r>
          </w:p>
        </w:tc>
        <w:tc>
          <w:tcPr>
            <w:tcW w:w="2126" w:type="dxa"/>
            <w:shd w:val="clear" w:color="000000" w:fill="FFFFFF"/>
            <w:vAlign w:val="bottom"/>
            <w:hideMark/>
          </w:tcPr>
          <w:p w14:paraId="74F979DB" w14:textId="2EB628C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2973.23</w:t>
            </w:r>
          </w:p>
        </w:tc>
        <w:tc>
          <w:tcPr>
            <w:tcW w:w="2126" w:type="dxa"/>
            <w:shd w:val="clear" w:color="000000" w:fill="FFFFFF"/>
            <w:vAlign w:val="bottom"/>
            <w:hideMark/>
          </w:tcPr>
          <w:p w14:paraId="21C4CB69" w14:textId="5BAC967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4145.75</w:t>
            </w:r>
          </w:p>
        </w:tc>
      </w:tr>
    </w:tbl>
    <w:p w14:paraId="068DF79D" w14:textId="77777777" w:rsidR="00E0539B" w:rsidRDefault="00E0539B" w:rsidP="00D12ABE">
      <w:pPr>
        <w:spacing w:after="0"/>
        <w:rPr>
          <w:rFonts w:ascii="Times New Roman" w:eastAsia="Times New Roman" w:hAnsi="Times New Roman" w:cs="Times New Roman"/>
          <w:b/>
          <w:sz w:val="24"/>
          <w:szCs w:val="24"/>
          <w:highlight w:val="magenta"/>
        </w:rPr>
      </w:pPr>
    </w:p>
    <w:p w14:paraId="085903A1" w14:textId="58DA6744" w:rsidR="00D2592E" w:rsidRDefault="003E49BB"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63E0110D" w14:textId="59F5B2E0" w:rsidR="00337EF1" w:rsidRDefault="00D2592E" w:rsidP="00E0539B">
      <w:pPr>
        <w:spacing w:after="0"/>
        <w:ind w:firstLine="720"/>
        <w:jc w:val="both"/>
        <w:rPr>
          <w:rFonts w:ascii="Times New Roman" w:eastAsia="Times New Roman" w:hAnsi="Times New Roman" w:cs="Times New Roman"/>
          <w:sz w:val="24"/>
          <w:szCs w:val="24"/>
        </w:rPr>
      </w:pPr>
      <w:r w:rsidRPr="00100303">
        <w:rPr>
          <w:rFonts w:ascii="Times New Roman" w:eastAsia="Times New Roman" w:hAnsi="Times New Roman" w:cs="Times New Roman"/>
          <w:sz w:val="24"/>
          <w:szCs w:val="24"/>
        </w:rPr>
        <w:t xml:space="preserve">Our results show that </w:t>
      </w:r>
      <w:r w:rsidR="003E49BB">
        <w:rPr>
          <w:rFonts w:ascii="Times New Roman" w:eastAsia="Times New Roman" w:hAnsi="Times New Roman" w:cs="Times New Roman"/>
          <w:sz w:val="24"/>
          <w:szCs w:val="24"/>
        </w:rPr>
        <w:t>an IoT tree level netwo</w:t>
      </w:r>
      <w:r w:rsidR="007C0EB3">
        <w:rPr>
          <w:rFonts w:ascii="Times New Roman" w:eastAsia="Times New Roman" w:hAnsi="Times New Roman" w:cs="Times New Roman"/>
          <w:sz w:val="24"/>
          <w:szCs w:val="24"/>
        </w:rPr>
        <w:t>r</w:t>
      </w:r>
      <w:r w:rsidR="003E49BB">
        <w:rPr>
          <w:rFonts w:ascii="Times New Roman" w:eastAsia="Times New Roman" w:hAnsi="Times New Roman" w:cs="Times New Roman"/>
          <w:sz w:val="24"/>
          <w:szCs w:val="24"/>
        </w:rPr>
        <w:t xml:space="preserve">k, using individual tree physiology sensing devices, such as </w:t>
      </w:r>
      <w:r>
        <w:rPr>
          <w:rFonts w:ascii="Times New Roman" w:eastAsia="Times New Roman" w:hAnsi="Times New Roman" w:cs="Times New Roman"/>
          <w:sz w:val="24"/>
          <w:szCs w:val="24"/>
        </w:rPr>
        <w:t>TreeTalker</w:t>
      </w:r>
      <w:r w:rsidR="003E49BB">
        <w:rPr>
          <w:rFonts w:ascii="Times New Roman" w:eastAsia="Times New Roman" w:hAnsi="Times New Roman" w:cs="Times New Roman"/>
          <w:sz w:val="24"/>
          <w:szCs w:val="24"/>
        </w:rPr>
        <w:t xml:space="preserve">, or other similar </w:t>
      </w:r>
      <w:r w:rsidR="00337EF1">
        <w:rPr>
          <w:rFonts w:ascii="Times New Roman" w:eastAsia="Times New Roman" w:hAnsi="Times New Roman" w:cs="Times New Roman"/>
          <w:sz w:val="24"/>
          <w:szCs w:val="24"/>
        </w:rPr>
        <w:t>devices</w:t>
      </w:r>
      <w:r w:rsidR="003E49BB">
        <w:rPr>
          <w:rFonts w:ascii="Times New Roman" w:eastAsia="Times New Roman" w:hAnsi="Times New Roman" w:cs="Times New Roman"/>
          <w:sz w:val="24"/>
          <w:szCs w:val="24"/>
        </w:rPr>
        <w:t>,</w:t>
      </w:r>
      <w:r w:rsidR="007C0EB3">
        <w:rPr>
          <w:rFonts w:ascii="Times New Roman" w:eastAsia="Times New Roman" w:hAnsi="Times New Roman" w:cs="Times New Roman"/>
          <w:sz w:val="24"/>
          <w:szCs w:val="24"/>
        </w:rPr>
        <w:t xml:space="preserve"> </w:t>
      </w:r>
      <w:r w:rsidRPr="00100303">
        <w:rPr>
          <w:rFonts w:ascii="Times New Roman" w:eastAsia="Times New Roman" w:hAnsi="Times New Roman" w:cs="Times New Roman"/>
          <w:sz w:val="24"/>
          <w:szCs w:val="24"/>
        </w:rPr>
        <w:t xml:space="preserve">can be used in principle for monitoring </w:t>
      </w:r>
      <w:r w:rsidR="003E49BB">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sidR="00337EF1">
        <w:rPr>
          <w:rFonts w:ascii="Times New Roman" w:eastAsia="Times New Roman" w:hAnsi="Times New Roman" w:cs="Times New Roman"/>
          <w:sz w:val="24"/>
          <w:szCs w:val="24"/>
        </w:rPr>
        <w:t>.</w:t>
      </w:r>
    </w:p>
    <w:p w14:paraId="1784EC85" w14:textId="2F51EAB9" w:rsidR="00E0539B" w:rsidRPr="006B27C3" w:rsidRDefault="00591A4A" w:rsidP="00E0539B">
      <w:pPr>
        <w:spacing w:after="0"/>
        <w:ind w:firstLine="720"/>
        <w:jc w:val="both"/>
        <w:rPr>
          <w:rPrChange w:id="181" w:author="Алексей Ярославцев" w:date="2020-05-03T15:41:00Z">
            <w:rPr/>
          </w:rPrChange>
        </w:rPr>
      </w:pPr>
      <w:r>
        <w:rPr>
          <w:rFonts w:ascii="Times New Roman" w:eastAsia="Times New Roman" w:hAnsi="Times New Roman" w:cs="Times New Roman"/>
          <w:sz w:val="24"/>
          <w:szCs w:val="24"/>
        </w:rPr>
        <w:t>T</w:t>
      </w:r>
      <w:r w:rsidR="00D2592E" w:rsidRPr="00100303">
        <w:rPr>
          <w:rFonts w:ascii="Times New Roman" w:eastAsia="Times New Roman" w:hAnsi="Times New Roman" w:cs="Times New Roman"/>
          <w:sz w:val="24"/>
          <w:szCs w:val="24"/>
        </w:rPr>
        <w:t xml:space="preserve">he </w:t>
      </w:r>
      <w:r w:rsidR="00D2592E">
        <w:rPr>
          <w:rFonts w:ascii="Times New Roman" w:eastAsia="Times New Roman" w:hAnsi="Times New Roman" w:cs="Times New Roman"/>
          <w:sz w:val="24"/>
          <w:szCs w:val="24"/>
        </w:rPr>
        <w:t>obtained</w:t>
      </w:r>
      <w:r w:rsidR="00D2592E" w:rsidRPr="00100303">
        <w:rPr>
          <w:rFonts w:ascii="Times New Roman" w:eastAsia="Times New Roman" w:hAnsi="Times New Roman" w:cs="Times New Roman"/>
          <w:sz w:val="24"/>
          <w:szCs w:val="24"/>
        </w:rPr>
        <w:t xml:space="preserve"> measurement values are largely consistent with earlier publications</w:t>
      </w:r>
      <w:r w:rsidR="00D2592E">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on particulate adsorption and carbon sequestration </w:t>
      </w:r>
      <w:r w:rsidR="00D2592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{"citationID":"XWjGWkn6","properties":{"formattedCitation":"(Nowak et al., 2018; Nowak and Crane, 2002)","plainCitation":"(Nowak et al., 2018;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D2592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2018; Nowak and Crane, 2002)</w:t>
      </w:r>
      <w:r w:rsidR="00D2592E">
        <w:rPr>
          <w:rFonts w:ascii="Times New Roman" w:eastAsia="Times New Roman" w:hAnsi="Times New Roman" w:cs="Times New Roman"/>
          <w:sz w:val="24"/>
          <w:szCs w:val="24"/>
        </w:rPr>
        <w:fldChar w:fldCharType="end"/>
      </w:r>
      <w:r w:rsidR="00D2592E" w:rsidRPr="00100303">
        <w:rPr>
          <w:rFonts w:ascii="Times New Roman" w:eastAsia="Times New Roman" w:hAnsi="Times New Roman" w:cs="Times New Roman"/>
          <w:sz w:val="24"/>
          <w:szCs w:val="24"/>
        </w:rPr>
        <w:t>.</w:t>
      </w:r>
      <w:r w:rsidR="004609B8">
        <w:rPr>
          <w:rFonts w:ascii="Times New Roman" w:eastAsia="Times New Roman" w:hAnsi="Times New Roman" w:cs="Times New Roman"/>
          <w:bCs/>
          <w:color w:val="000000"/>
          <w:sz w:val="24"/>
          <w:szCs w:val="20"/>
        </w:rPr>
        <w:t xml:space="preserve"> </w:t>
      </w:r>
      <w:r w:rsidR="00E0539B">
        <w:rPr>
          <w:rFonts w:ascii="Times New Roman" w:eastAsia="Times New Roman" w:hAnsi="Times New Roman" w:cs="Times New Roman"/>
          <w:sz w:val="24"/>
          <w:szCs w:val="24"/>
        </w:rPr>
        <w:t xml:space="preserve">Trees energy losses had high variation between species, individual trees and seasons. Authors </w:t>
      </w:r>
      <w:r w:rsidR="003E49BB">
        <w:rPr>
          <w:rFonts w:ascii="Times New Roman" w:eastAsia="Times New Roman" w:hAnsi="Times New Roman" w:cs="Times New Roman"/>
          <w:sz w:val="24"/>
          <w:szCs w:val="24"/>
        </w:rPr>
        <w:t>possess</w:t>
      </w:r>
      <w:r w:rsidR="00E0539B">
        <w:rPr>
          <w:rFonts w:ascii="Times New Roman" w:eastAsia="Times New Roman" w:hAnsi="Times New Roman" w:cs="Times New Roman"/>
          <w:sz w:val="24"/>
          <w:szCs w:val="24"/>
        </w:rPr>
        <w:t xml:space="preserve"> that main variability between individual trees was due to difference in size of the canopy and position of the tree in the plot. Nevertheless, there are not so much publication about energy balance of boreal urban trees, we got comparable number for lime in summer months. (</w:t>
      </w:r>
      <w:r w:rsidR="00E0539B" w:rsidRPr="00995940">
        <w:rPr>
          <w:rFonts w:ascii="Times New Roman" w:eastAsia="Times New Roman" w:hAnsi="Times New Roman" w:cs="Times New Roman"/>
          <w:sz w:val="24"/>
          <w:szCs w:val="24"/>
          <w:highlight w:val="yellow"/>
        </w:rPr>
        <w:t>Moser et. al, 2015</w:t>
      </w:r>
      <w:r w:rsidR="00E0539B">
        <w:rPr>
          <w:rFonts w:ascii="Times New Roman" w:eastAsia="Times New Roman" w:hAnsi="Times New Roman" w:cs="Times New Roman"/>
          <w:sz w:val="24"/>
          <w:szCs w:val="24"/>
        </w:rPr>
        <w:t>). For investigated period</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individual trees was able to transpirate all precipitated water volume around them in area from 20 (</w:t>
      </w:r>
      <w:r w:rsidR="00E0539B" w:rsidRPr="00F102D5">
        <w:rPr>
          <w:rFonts w:ascii="Times New Roman" w:eastAsia="Times New Roman" w:hAnsi="Times New Roman" w:cs="Times New Roman"/>
          <w:i/>
          <w:iCs/>
          <w:sz w:val="24"/>
          <w:szCs w:val="24"/>
        </w:rPr>
        <w:t>Betula pendula</w:t>
      </w:r>
      <w:r w:rsidR="00E0539B">
        <w:rPr>
          <w:rFonts w:ascii="Times New Roman" w:eastAsia="Times New Roman" w:hAnsi="Times New Roman" w:cs="Times New Roman"/>
          <w:sz w:val="24"/>
          <w:szCs w:val="24"/>
        </w:rPr>
        <w:t>) to 70m</w:t>
      </w:r>
      <w:r w:rsidR="00E0539B" w:rsidRPr="005E1B10">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 xml:space="preserve"> (</w:t>
      </w:r>
      <w:r w:rsidR="00E0539B" w:rsidRPr="00F102D5">
        <w:rPr>
          <w:rFonts w:ascii="Times New Roman" w:eastAsia="Times New Roman" w:hAnsi="Times New Roman" w:cs="Times New Roman"/>
          <w:i/>
          <w:iCs/>
          <w:sz w:val="24"/>
          <w:szCs w:val="24"/>
        </w:rPr>
        <w:t>Acer platanoides</w:t>
      </w:r>
      <w:r w:rsidR="00E0539B">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00E0539B" w:rsidRPr="00EA0109">
        <w:rPr>
          <w:rFonts w:ascii="Times New Roman" w:eastAsia="Times New Roman" w:hAnsi="Times New Roman" w:cs="Times New Roman"/>
          <w:sz w:val="24"/>
          <w:szCs w:val="24"/>
        </w:rPr>
        <w:t xml:space="preserve">annual rainfall and transpiration could be </w:t>
      </w:r>
      <w:r w:rsidR="00E0539B">
        <w:rPr>
          <w:rFonts w:ascii="Times New Roman" w:eastAsia="Times New Roman" w:hAnsi="Times New Roman" w:cs="Times New Roman"/>
          <w:sz w:val="24"/>
          <w:szCs w:val="24"/>
        </w:rPr>
        <w:t>close</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for </w:t>
      </w:r>
      <w:r w:rsidR="00E0539B" w:rsidRPr="00EA0109">
        <w:rPr>
          <w:rFonts w:ascii="Times New Roman" w:eastAsia="Times New Roman" w:hAnsi="Times New Roman" w:cs="Times New Roman"/>
          <w:sz w:val="24"/>
          <w:szCs w:val="24"/>
        </w:rPr>
        <w:t>years</w:t>
      </w:r>
      <w:r w:rsidR="00E0539B">
        <w:rPr>
          <w:rFonts w:ascii="Times New Roman" w:eastAsia="Times New Roman" w:hAnsi="Times New Roman" w:cs="Times New Roman"/>
          <w:sz w:val="24"/>
          <w:szCs w:val="24"/>
        </w:rPr>
        <w:t xml:space="preserve"> without extreme </w:t>
      </w:r>
      <w:r w:rsidR="00E0539B" w:rsidRPr="00EA0109">
        <w:rPr>
          <w:rFonts w:ascii="Times New Roman" w:eastAsia="Times New Roman" w:hAnsi="Times New Roman" w:cs="Times New Roman"/>
          <w:sz w:val="24"/>
          <w:szCs w:val="24"/>
        </w:rPr>
        <w:t xml:space="preserve">rainfall </w:t>
      </w:r>
      <w:r w:rsidR="00E0539B">
        <w:rPr>
          <w:rFonts w:ascii="Times New Roman" w:eastAsia="Times New Roman" w:hAnsi="Times New Roman" w:cs="Times New Roman"/>
          <w:sz w:val="24"/>
          <w:szCs w:val="24"/>
        </w:rPr>
        <w:t xml:space="preserve">ranges, what was shown for boreal urban trees of other cities </w:t>
      </w:r>
      <w:r w:rsidR="00E0539B" w:rsidRPr="00995940">
        <w:rPr>
          <w:rFonts w:ascii="Times New Roman" w:eastAsia="Times New Roman" w:hAnsi="Times New Roman" w:cs="Times New Roman"/>
          <w:sz w:val="24"/>
          <w:szCs w:val="24"/>
          <w:highlight w:val="yellow"/>
        </w:rPr>
        <w:t xml:space="preserve">(Rahman et al. 2019 , </w:t>
      </w:r>
      <w:bookmarkStart w:id="182" w:name="_GoBack"/>
      <w:bookmarkEnd w:id="182"/>
      <w:del w:id="183" w:author="Алексей Ярославцев" w:date="2020-05-03T15:44:00Z">
        <w:r w:rsidR="00E0539B" w:rsidRPr="00C33AA1" w:rsidDel="00C33AA1">
          <w:rPr>
            <w:rFonts w:ascii="Times New Roman" w:eastAsia="Times New Roman" w:hAnsi="Times New Roman" w:cs="Times New Roman"/>
            <w:sz w:val="24"/>
            <w:szCs w:val="24"/>
            <w:highlight w:val="yellow"/>
            <w:rPrChange w:id="184" w:author="Алексей Ярославцев" w:date="2020-05-03T15:44:00Z">
              <w:rPr>
                <w:rFonts w:ascii="Times New Roman" w:eastAsia="Times New Roman" w:hAnsi="Times New Roman" w:cs="Times New Roman"/>
                <w:sz w:val="24"/>
                <w:szCs w:val="24"/>
                <w:highlight w:val="yellow"/>
              </w:rPr>
            </w:rPrChange>
          </w:rPr>
          <w:delText xml:space="preserve">Pirinen </w:delText>
        </w:r>
      </w:del>
      <w:ins w:id="185" w:author="Алексей Ярославцев" w:date="2020-05-03T15:43:00Z">
        <w:r w:rsidR="00C33AA1" w:rsidRPr="00C33AA1">
          <w:rPr>
            <w:rFonts w:ascii="Times New Roman" w:eastAsia="Times New Roman" w:hAnsi="Times New Roman" w:cs="Times New Roman"/>
            <w:sz w:val="24"/>
            <w:szCs w:val="24"/>
            <w:highlight w:val="yellow"/>
            <w:rPrChange w:id="186" w:author="Алексей Ярославцев" w:date="2020-05-03T15:44:00Z">
              <w:rPr>
                <w:rFonts w:ascii="Times New Roman" w:eastAsia="Times New Roman" w:hAnsi="Times New Roman" w:cs="Times New Roman"/>
                <w:sz w:val="24"/>
                <w:szCs w:val="24"/>
              </w:rPr>
            </w:rPrChange>
          </w:rPr>
          <w:t>Riikonen</w:t>
        </w:r>
        <w:r w:rsidR="00C33AA1" w:rsidRPr="00C33AA1">
          <w:rPr>
            <w:rFonts w:ascii="Times New Roman" w:eastAsia="Times New Roman" w:hAnsi="Times New Roman" w:cs="Times New Roman"/>
            <w:sz w:val="24"/>
            <w:szCs w:val="24"/>
            <w:highlight w:val="yellow"/>
            <w:rPrChange w:id="187" w:author="Алексей Ярославцев" w:date="2020-05-03T15:44:00Z">
              <w:rPr>
                <w:rFonts w:ascii="Times New Roman" w:eastAsia="Times New Roman" w:hAnsi="Times New Roman" w:cs="Times New Roman"/>
                <w:sz w:val="24"/>
                <w:szCs w:val="24"/>
                <w:highlight w:val="yellow"/>
              </w:rPr>
            </w:rPrChange>
          </w:rPr>
          <w:t xml:space="preserve"> </w:t>
        </w:r>
      </w:ins>
      <w:r w:rsidR="00E0539B" w:rsidRPr="00C33AA1">
        <w:rPr>
          <w:rFonts w:ascii="Times New Roman" w:eastAsia="Times New Roman" w:hAnsi="Times New Roman" w:cs="Times New Roman"/>
          <w:sz w:val="24"/>
          <w:szCs w:val="24"/>
          <w:highlight w:val="yellow"/>
          <w:rPrChange w:id="188" w:author="Алексей Ярославцев" w:date="2020-05-03T15:44:00Z">
            <w:rPr>
              <w:rFonts w:ascii="Times New Roman" w:eastAsia="Times New Roman" w:hAnsi="Times New Roman" w:cs="Times New Roman"/>
              <w:sz w:val="24"/>
              <w:szCs w:val="24"/>
              <w:highlight w:val="yellow"/>
            </w:rPr>
          </w:rPrChange>
        </w:rPr>
        <w:t>et al. 201</w:t>
      </w:r>
      <w:del w:id="189" w:author="Алексей Ярославцев" w:date="2020-05-03T15:44:00Z">
        <w:r w:rsidR="00E0539B" w:rsidRPr="00C33AA1" w:rsidDel="00C33AA1">
          <w:rPr>
            <w:rFonts w:ascii="Times New Roman" w:eastAsia="Times New Roman" w:hAnsi="Times New Roman" w:cs="Times New Roman"/>
            <w:sz w:val="24"/>
            <w:szCs w:val="24"/>
            <w:highlight w:val="yellow"/>
            <w:rPrChange w:id="190" w:author="Алексей Ярославцев" w:date="2020-05-03T15:44:00Z">
              <w:rPr>
                <w:rFonts w:ascii="Times New Roman" w:eastAsia="Times New Roman" w:hAnsi="Times New Roman" w:cs="Times New Roman"/>
                <w:sz w:val="24"/>
                <w:szCs w:val="24"/>
                <w:highlight w:val="yellow"/>
              </w:rPr>
            </w:rPrChange>
          </w:rPr>
          <w:delText>2</w:delText>
        </w:r>
      </w:del>
      <w:ins w:id="191" w:author="Алексей Ярославцев" w:date="2020-05-03T15:44:00Z">
        <w:r w:rsidR="00C33AA1" w:rsidRPr="00C33AA1">
          <w:rPr>
            <w:rFonts w:ascii="Times New Roman" w:eastAsia="Times New Roman" w:hAnsi="Times New Roman" w:cs="Times New Roman"/>
            <w:sz w:val="24"/>
            <w:szCs w:val="24"/>
            <w:highlight w:val="yellow"/>
            <w:rPrChange w:id="192" w:author="Алексей Ярославцев" w:date="2020-05-03T15:44:00Z">
              <w:rPr>
                <w:rFonts w:ascii="Times New Roman" w:eastAsia="Times New Roman" w:hAnsi="Times New Roman" w:cs="Times New Roman"/>
                <w:sz w:val="24"/>
                <w:szCs w:val="24"/>
                <w:highlight w:val="yellow"/>
              </w:rPr>
            </w:rPrChange>
          </w:rPr>
          <w:t>6</w:t>
        </w:r>
      </w:ins>
      <w:r w:rsidR="00E0539B" w:rsidRPr="00995940">
        <w:rPr>
          <w:rFonts w:ascii="Times New Roman" w:eastAsia="Times New Roman" w:hAnsi="Times New Roman" w:cs="Times New Roman"/>
          <w:sz w:val="24"/>
          <w:szCs w:val="24"/>
          <w:highlight w:val="yellow"/>
        </w:rPr>
        <w:t>)</w:t>
      </w:r>
      <w:r w:rsidR="00E0539B">
        <w:rPr>
          <w:rFonts w:ascii="Times New Roman" w:eastAsia="Times New Roman" w:hAnsi="Times New Roman" w:cs="Times New Roman"/>
          <w:sz w:val="24"/>
          <w:szCs w:val="24"/>
        </w:rPr>
        <w:t>. Such information obtained real time could considerably contribute to cities stormwater management</w:t>
      </w:r>
      <w:r w:rsidR="00E0539B" w:rsidRPr="0087181F">
        <w:rPr>
          <w:rFonts w:ascii="Times New Roman" w:eastAsia="Times New Roman" w:hAnsi="Times New Roman" w:cs="Times New Roman"/>
          <w:sz w:val="24"/>
          <w:szCs w:val="24"/>
        </w:rPr>
        <w:t xml:space="preserve"> </w:t>
      </w:r>
      <w:r w:rsidR="00E0539B" w:rsidRPr="00995940">
        <w:rPr>
          <w:rFonts w:ascii="Times New Roman" w:eastAsia="Times New Roman" w:hAnsi="Times New Roman" w:cs="Times New Roman"/>
          <w:sz w:val="24"/>
          <w:szCs w:val="24"/>
          <w:highlight w:val="yellow"/>
        </w:rPr>
        <w:t>(Scharenbroch et al. 2016</w:t>
      </w:r>
      <w:r w:rsidR="00E0539B" w:rsidRPr="0087181F">
        <w:rPr>
          <w:rFonts w:ascii="Times New Roman" w:eastAsia="Times New Roman" w:hAnsi="Times New Roman" w:cs="Times New Roman"/>
          <w:sz w:val="24"/>
          <w:szCs w:val="24"/>
        </w:rPr>
        <w:t>)</w:t>
      </w:r>
      <w:r w:rsidR="00E0539B">
        <w:t xml:space="preserve"> </w:t>
      </w:r>
    </w:p>
    <w:p w14:paraId="6DEB5B95" w14:textId="5A50B52C"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(Doser et al., 2020; Mydlarz et al., 2019)</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Margaritis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{"citationID":"c07K3K76","properties":{"formattedCitation":"(Nitoslawski et al., 2019; Schr\\uc0\\u246{}ter et al., 2017)","plainCitation":"(Nitoslawski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(Nitoslawski et al., 2019; Schröter et al., 2017)</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(Cortinovis and Geneletti,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28E7F67F" w14:textId="6F2BD030"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w:t>
      </w:r>
      <w:r w:rsidR="003C30A6">
        <w:rPr>
          <w:rFonts w:ascii="Times New Roman" w:eastAsia="Times New Roman" w:hAnsi="Times New Roman" w:cs="Times New Roman"/>
          <w:sz w:val="24"/>
          <w:szCs w:val="24"/>
        </w:rPr>
        <w:lastRenderedPageBreak/>
        <w:t>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77B72249" w14:textId="0E257200" w:rsidR="00B529AE" w:rsidRPr="00B529AE" w:rsidRDefault="00B529AE" w:rsidP="00B529A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sidRPr="00B529AE">
        <w:rPr>
          <w:rFonts w:ascii="Times New Roman" w:eastAsia="Times New Roman" w:hAnsi="Times New Roman" w:cs="Times New Roman"/>
          <w:b/>
          <w:sz w:val="24"/>
          <w:szCs w:val="24"/>
        </w:rPr>
        <w:t>Acknowledgements</w:t>
      </w:r>
    </w:p>
    <w:p w14:paraId="4BE80076" w14:textId="47AB3538" w:rsidR="00B529AE" w:rsidRDefault="00B529AE" w:rsidP="00B529AE">
      <w:pPr>
        <w:spacing w:after="0"/>
        <w:ind w:firstLine="720"/>
        <w:jc w:val="both"/>
        <w:rPr>
          <w:rFonts w:ascii="Times New Roman" w:eastAsia="Times New Roman" w:hAnsi="Times New Roman" w:cs="Times New Roman"/>
          <w:sz w:val="24"/>
          <w:szCs w:val="24"/>
        </w:rPr>
      </w:pPr>
      <w:r w:rsidRPr="00B529AE">
        <w:rPr>
          <w:rFonts w:ascii="Times New Roman" w:eastAsia="Times New Roman" w:hAnsi="Times New Roman" w:cs="Times New Roman"/>
          <w:sz w:val="24"/>
          <w:szCs w:val="24"/>
        </w:rPr>
        <w:t>Monitoring and modeling ecosystem services of urban trees was supported by Russian Scientific Foundation Project # 19-77-300-12. Data processing and analysis was supported by “RUDN University program 5‐100.”</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Aalders I, Stanik N (2019) Spatial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Albino V, Berardi U, Dangelico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Alonzo M, Bookhagen B, Roberts DA (2014) Urban tree species mapping using hyperspectral and lidar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Andersson E, Barthel S, Borgström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Andrea F, Bini C, Amaducci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Bettencourt LMA, Lobo J, Helbing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Blanusa T, Garratt M, Cathcart-James M, et al (2019) Urban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Bodnaruk EW, Kroll CN, Yang Y, et al (2017) Where to plant urban trees? A spatially explicit methodology to explore ecosystem service tradeoffs. Landscape and Urban Planning 157:457–467. https://doi.org/10.1016/j.landurbplan.2016.08.016</w:t>
      </w:r>
    </w:p>
    <w:p w14:paraId="110A4DDE" w14:textId="77777777" w:rsidR="00321759" w:rsidRPr="007E4F73"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lang w:val="it-IT"/>
        </w:rPr>
      </w:pPr>
      <w:r>
        <w:rPr>
          <w:rFonts w:ascii="Times New Roman" w:eastAsia="Times New Roman" w:hAnsi="Times New Roman" w:cs="Times New Roman"/>
          <w:color w:val="000000"/>
          <w:sz w:val="24"/>
          <w:szCs w:val="24"/>
        </w:rPr>
        <w:t xml:space="preserve">Bolund P, Hunhammar S (1999) Ecosystem services in urban areas. </w:t>
      </w:r>
      <w:r w:rsidRPr="007E4F73">
        <w:rPr>
          <w:rFonts w:ascii="Times New Roman" w:eastAsia="Times New Roman" w:hAnsi="Times New Roman" w:cs="Times New Roman"/>
          <w:color w:val="000000"/>
          <w:sz w:val="24"/>
          <w:szCs w:val="24"/>
          <w:lang w:val="it-IT"/>
        </w:rPr>
        <w:t>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Burkhard B, Maes J, Potschin-Young M, et al (2018) Mapping and assessing ecosystem services in the EU - Lessons learned from the ESMERALDA approach of integration. One Ecosystem 3:.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Czúcz B, Arany I, Potschin-Young M, et al (2018) Where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Drobnik T, Greiner L, Keller A, Grêt-Regamey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Elliott S (2016) The potential for automating assisted natural regeneration of tropical forest ecosystems. Biotropica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Farina A, James P, Bobryk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Frumkin H (2003) Healthy Places: Exploring the Evidence. Am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Gómez-Baggethun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Grimm NB, Faeth SH, Golubiewski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Guo Z, Zhang L, Li Y (2010) Increased Dependence of Humans on Ecosystem Services and Biodiversity. PLoS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Haaren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Haase D, Larondelle N, Andersson E, et al (2014) A Quantitative Review of Urban Ecosystem Service Assessments: Concepts, Models, and Implementation. AMBIO 43:413–433. </w:t>
      </w:r>
      <w:hyperlink r:id="rId25"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Hirabayashi,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Kitchin R (2014) The real-time city? Big data and smart urbanism. GeoJournal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Krausmann F, Lauk C, Haas W, Wiedenhofer D (2018) From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Kremer P, Hamstead ZA, McPhearson T (2016) The value of urban ecosystem services in New York City: A spatially explicit multicriteria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Rosa D, Spyra M, Inostroza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Lederbogen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Lilly PJ, Jenkins JC, Carroll MJ (2015) Management alters C allocation in turfgrass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Luederitz C, Brink E, Gralla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Mascarenhas A, Ramos TB, Haase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Mesas-Carrascosa FJ, Verdú Santano D, Meroño JE, et al (2015) Open source hardware to monitor environmental parameters in precision agriculture. Biosystems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Mexia T, Vieira J, Príncipe A, et al (2018) Ecosystem services: Urban parks under a magnifying glass. Environmental Research 160:469–478. </w:t>
      </w:r>
      <w:hyperlink r:id="rId26" w:history="1">
        <w:r w:rsidR="00900D61" w:rsidRPr="00161C4B">
          <w:rPr>
            <w:rStyle w:val="a4"/>
            <w:rFonts w:ascii="Times New Roman" w:eastAsia="Times New Roman" w:hAnsi="Times New Roman" w:cs="Times New Roman"/>
            <w:sz w:val="24"/>
            <w:szCs w:val="24"/>
          </w:rPr>
          <w:t>https://doi.org/10.1016/j.envres.2017.10.023</w:t>
        </w:r>
      </w:hyperlink>
    </w:p>
    <w:p w14:paraId="042BDBAE" w14:textId="3D974DCB" w:rsidR="00900D61" w:rsidRPr="00900D61"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900D61">
        <w:rPr>
          <w:rFonts w:ascii="Times New Roman" w:hAnsi="Times New Roman" w:cs="Times New Roman"/>
          <w:sz w:val="24"/>
          <w:szCs w:val="24"/>
        </w:rPr>
        <w:t xml:space="preserve">Monsi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U¨ber den Lichtfaktor in den Pflanzengesellschaften und seine Bedeutung fu¨r die Stoffproduktion. Jpn J Bot. 14:22–52. [Republished in English: Monsi M, Saeki T. 2005. On the factor light in plant communities and its importance for matter production. Ann Bot. 95:549–567.]</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Müller F, Burkhard B (2012) The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Mydlarz C, Sharma M, Lockerman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Nitoslawski SA, Galle NJ, Van Den Bosch CK, Steenberg JWN (2019) Smarter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Njue N, Stenfert Kroese J, Gräf J, et al (2019) Citizen science in hydrological monitoring and ecosystem services management: State of the art and future prospects. Science of The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Norton L, Greene S, Scholefield P, Dunbar M (2016) The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Hirabayashi S, Doyle M, et al (2018) Air pollution removal by urban forests in Canada and its effect on air quality and human health. Urban Forestry &amp; Urban Greening 29:40–48. https://doi.org/10.1016/j.ufug.2017.10.019</w:t>
      </w:r>
    </w:p>
    <w:p w14:paraId="25C3CDE8" w14:textId="197342AB"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Opdam P, Albert C, Fürst C, et al (2015) Ecosystem services for connecting actors – lessons from a symposium. Change and Adaptation in Socio-Ecological Systems 2:. </w:t>
      </w:r>
      <w:hyperlink r:id="rId27" w:history="1">
        <w:r w:rsidR="006B5389" w:rsidRPr="00161C4B">
          <w:rPr>
            <w:rStyle w:val="a4"/>
            <w:rFonts w:ascii="Times New Roman" w:eastAsia="Times New Roman" w:hAnsi="Times New Roman" w:cs="Times New Roman"/>
            <w:sz w:val="24"/>
            <w:szCs w:val="24"/>
          </w:rPr>
          <w:t>https://doi.org/10.1515/cass-2015-0001</w:t>
        </w:r>
      </w:hyperlink>
    </w:p>
    <w:p w14:paraId="0E00DFD9" w14:textId="12812411" w:rsidR="006B5389" w:rsidRDefault="006B5389" w:rsidP="008F5D16">
      <w:pPr>
        <w:numPr>
          <w:ilvl w:val="0"/>
          <w:numId w:val="2"/>
        </w:numPr>
        <w:pBdr>
          <w:top w:val="nil"/>
          <w:left w:val="nil"/>
          <w:bottom w:val="nil"/>
          <w:right w:val="nil"/>
          <w:between w:val="nil"/>
        </w:pBdr>
        <w:spacing w:after="0"/>
        <w:rPr>
          <w:ins w:id="193" w:author="Алексей Ярославцев" w:date="2020-05-03T15:31:00Z"/>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 xml:space="preserve">R Core Team (2020). R: A language and environment for statistical computing. R Foundation for Statistical Computing, Vienna, Austria. URL </w:t>
      </w:r>
      <w:ins w:id="194" w:author="Алексей Ярославцев" w:date="2020-05-03T15:31:00Z">
        <w:r w:rsidR="006B27C3">
          <w:rPr>
            <w:rFonts w:ascii="Times New Roman" w:eastAsia="Times New Roman" w:hAnsi="Times New Roman" w:cs="Times New Roman"/>
            <w:color w:val="000000"/>
            <w:sz w:val="24"/>
            <w:szCs w:val="24"/>
          </w:rPr>
          <w:fldChar w:fldCharType="begin"/>
        </w:r>
        <w:r w:rsidR="006B27C3">
          <w:rPr>
            <w:rFonts w:ascii="Times New Roman" w:eastAsia="Times New Roman" w:hAnsi="Times New Roman" w:cs="Times New Roman"/>
            <w:color w:val="000000"/>
            <w:sz w:val="24"/>
            <w:szCs w:val="24"/>
          </w:rPr>
          <w:instrText xml:space="preserve"> HYPERLINK "</w:instrText>
        </w:r>
      </w:ins>
      <w:r w:rsidR="006B27C3" w:rsidRPr="006B5389">
        <w:rPr>
          <w:rFonts w:ascii="Times New Roman" w:eastAsia="Times New Roman" w:hAnsi="Times New Roman" w:cs="Times New Roman"/>
          <w:color w:val="000000"/>
          <w:sz w:val="24"/>
          <w:szCs w:val="24"/>
        </w:rPr>
        <w:instrText>https://www.R-project.org/</w:instrText>
      </w:r>
      <w:ins w:id="195" w:author="Алексей Ярославцев" w:date="2020-05-03T15:31:00Z">
        <w:r w:rsidR="006B27C3">
          <w:rPr>
            <w:rFonts w:ascii="Times New Roman" w:eastAsia="Times New Roman" w:hAnsi="Times New Roman" w:cs="Times New Roman"/>
            <w:color w:val="000000"/>
            <w:sz w:val="24"/>
            <w:szCs w:val="24"/>
          </w:rPr>
          <w:instrText xml:space="preserve">" </w:instrText>
        </w:r>
        <w:r w:rsidR="006B27C3">
          <w:rPr>
            <w:rFonts w:ascii="Times New Roman" w:eastAsia="Times New Roman" w:hAnsi="Times New Roman" w:cs="Times New Roman"/>
            <w:color w:val="000000"/>
            <w:sz w:val="24"/>
            <w:szCs w:val="24"/>
          </w:rPr>
          <w:fldChar w:fldCharType="separate"/>
        </w:r>
      </w:ins>
      <w:r w:rsidR="006B27C3" w:rsidRPr="008F5324">
        <w:rPr>
          <w:rStyle w:val="a4"/>
          <w:rFonts w:ascii="Times New Roman" w:eastAsia="Times New Roman" w:hAnsi="Times New Roman" w:cs="Times New Roman"/>
          <w:sz w:val="24"/>
          <w:szCs w:val="24"/>
        </w:rPr>
        <w:t>https://www.R-project.org/</w:t>
      </w:r>
      <w:ins w:id="196" w:author="Алексей Ярославцев" w:date="2020-05-03T15:31:00Z">
        <w:r w:rsidR="006B27C3">
          <w:rPr>
            <w:rFonts w:ascii="Times New Roman" w:eastAsia="Times New Roman" w:hAnsi="Times New Roman" w:cs="Times New Roman"/>
            <w:color w:val="000000"/>
            <w:sz w:val="24"/>
            <w:szCs w:val="24"/>
          </w:rPr>
          <w:fldChar w:fldCharType="end"/>
        </w:r>
      </w:ins>
    </w:p>
    <w:p w14:paraId="06E6F870" w14:textId="1DCB08B4" w:rsidR="006B27C3" w:rsidRDefault="006B27C3" w:rsidP="006B27C3">
      <w:pPr>
        <w:numPr>
          <w:ilvl w:val="0"/>
          <w:numId w:val="2"/>
        </w:numPr>
        <w:pBdr>
          <w:top w:val="nil"/>
          <w:left w:val="nil"/>
          <w:bottom w:val="nil"/>
          <w:right w:val="nil"/>
          <w:between w:val="nil"/>
        </w:pBdr>
        <w:spacing w:after="0"/>
        <w:rPr>
          <w:ins w:id="197" w:author="Алексей Ярославцев" w:date="2020-05-03T15:42:00Z"/>
          <w:rFonts w:ascii="Times New Roman" w:eastAsia="Times New Roman" w:hAnsi="Times New Roman" w:cs="Times New Roman"/>
          <w:color w:val="000000"/>
          <w:sz w:val="24"/>
          <w:szCs w:val="24"/>
          <w:highlight w:val="yellow"/>
        </w:rPr>
      </w:pPr>
      <w:ins w:id="198" w:author="Алексей Ярославцев" w:date="2020-05-03T15:31:00Z">
        <w:r w:rsidRPr="006B27C3">
          <w:rPr>
            <w:rFonts w:ascii="Times New Roman" w:eastAsia="Times New Roman" w:hAnsi="Times New Roman" w:cs="Times New Roman"/>
            <w:color w:val="000000"/>
            <w:sz w:val="24"/>
            <w:szCs w:val="24"/>
            <w:highlight w:val="yellow"/>
            <w:rPrChange w:id="199" w:author="Алексей Ярославцев" w:date="2020-05-03T15:31:00Z">
              <w:rPr>
                <w:rFonts w:ascii="Times New Roman" w:eastAsia="Times New Roman" w:hAnsi="Times New Roman" w:cs="Times New Roman"/>
                <w:color w:val="000000"/>
                <w:sz w:val="24"/>
                <w:szCs w:val="24"/>
              </w:rPr>
            </w:rPrChange>
          </w:rPr>
          <w:t>Rahman, M.A., Moser, A., Rötzer, T. et al. Comparing the transpirational and shading effects of two contrasting urban tree species. Urban Ecosyst 22, 683–697 (2019).</w:t>
        </w:r>
      </w:ins>
    </w:p>
    <w:p w14:paraId="1119A5F4" w14:textId="24208DF0" w:rsidR="00C33AA1" w:rsidRPr="006B27C3" w:rsidRDefault="00C33AA1" w:rsidP="006B27C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highlight w:val="yellow"/>
          <w:rPrChange w:id="200" w:author="Алексей Ярославцев" w:date="2020-05-03T15:31:00Z">
            <w:rPr>
              <w:rFonts w:ascii="Times New Roman" w:eastAsia="Times New Roman" w:hAnsi="Times New Roman" w:cs="Times New Roman"/>
              <w:color w:val="000000"/>
              <w:sz w:val="24"/>
              <w:szCs w:val="24"/>
            </w:rPr>
          </w:rPrChange>
        </w:rPr>
        <w:pPrChange w:id="201" w:author="Алексей Ярославцев" w:date="2020-05-03T15:31:00Z">
          <w:pPr>
            <w:numPr>
              <w:numId w:val="2"/>
            </w:numPr>
            <w:pBdr>
              <w:top w:val="nil"/>
              <w:left w:val="nil"/>
              <w:bottom w:val="nil"/>
              <w:right w:val="nil"/>
              <w:between w:val="nil"/>
            </w:pBdr>
            <w:spacing w:after="0"/>
            <w:ind w:left="720" w:hanging="360"/>
          </w:pPr>
        </w:pPrChange>
      </w:pPr>
      <w:ins w:id="202" w:author="Алексей Ярославцев" w:date="2020-05-03T15:42:00Z">
        <w:r w:rsidRPr="00C33AA1">
          <w:rPr>
            <w:rFonts w:ascii="Times New Roman" w:eastAsia="Times New Roman" w:hAnsi="Times New Roman" w:cs="Times New Roman"/>
            <w:color w:val="000000"/>
            <w:sz w:val="24"/>
            <w:szCs w:val="24"/>
          </w:rPr>
          <w:t>Riikonen, A., Järvi, L., &amp; Nikinmaa, E. (2016). Environmental and crown related factors affecting street tree transpiration in Helsinki, Finland. Urban Ecosystems, 19(4), 1693-1715. https://doi.org/10.1007/s11252-016-0561-1</w:t>
        </w:r>
      </w:ins>
    </w:p>
    <w:p w14:paraId="63BF11E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Rötzer T, Rahman MA, Moser-Reischl A, et al (2019) Process based simulation of tree growth and ecosystem services of urban trees under present and future climate conditions. Science of The Total Environment 676:651–664. https://doi.org/10.1016/j.scitotenv.2019.04.235</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Schröter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Schwilch G, Lemann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Seto KC, Guneralp B, Hutyra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Song XP, Tan PY, Edwards P, Richards D (2018) The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Speak A, Escobedo FJ, Russo A, Zerbe S (2018) An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Spyra M, Kleemann J, Cetin NI, et al (2019) The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Teixeira FZ, Bachi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UNEP (ed) (2010) Mainstreaming the economics of nature: a synthesis of the approach, conclusions and recommendations of teeb.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Oudenhoven APE, Petz K, Alkemade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Oudenhoven APE, Schröter M, Drakou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Reeth W (2013) Ecosystem Service Indicators. In: Ecosystem Services. Elsevier, pp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Vihervaara P, Viinikka A, Brander L, et al (2019) Methodological interlinkages for mapping ecosystem services – from data to analysis and decision-support. One Ecosystem 4:.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von Döhren P, Haase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Wilkinson C, Saarne T, Peterson GD, Colding J (2013) Strategic Spatial Planning and the Ecosystem Services Concept - an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Willcock S, Hooftman D, Sitas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Wissen Hayek U, Teich M, Klein TM, Grêt-Regamey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Wu J (2013) Landscape sustainability science: ecosystem services and human well-being in changing landscapes. Landscape Ecol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6D0F5CD5" w:rsidR="00F5280C" w:rsidRDefault="00C33AA1"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BA449B6" wp14:editId="24E48001">
            <wp:extent cx="5943600" cy="4457700"/>
            <wp:effectExtent l="0" t="0" r="0" b="0"/>
            <wp:docPr id="11" name="Рисунок 11" descr="dTair_vs_Tair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ir_vs_Tair_couple_days_fill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BB14BD" w14:textId="77777777" w:rsidR="00F5280C" w:rsidRPr="004B40AF" w:rsidRDefault="00F5280C" w:rsidP="00D12ABE">
      <w:pPr>
        <w:spacing w:after="0"/>
        <w:rPr>
          <w:rFonts w:ascii="Times New Roman" w:eastAsia="Times New Roman" w:hAnsi="Times New Roman" w:cs="Times New Roman"/>
          <w:sz w:val="24"/>
          <w:szCs w:val="24"/>
          <w:rPrChange w:id="203" w:author="Алексей Ярославцев" w:date="2020-05-03T14:53:00Z">
            <w:rPr>
              <w:rFonts w:ascii="Times New Roman" w:eastAsia="Times New Roman" w:hAnsi="Times New Roman" w:cs="Times New Roman"/>
              <w:sz w:val="24"/>
              <w:szCs w:val="24"/>
              <w:lang w:val="ru-RU"/>
            </w:rPr>
          </w:rPrChange>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4DC4A3C" w14:textId="3D0BC1EB" w:rsidR="007813BB" w:rsidRPr="007813BB" w:rsidRDefault="00C33AA1" w:rsidP="00D12ABE">
      <w:pPr>
        <w:spacing w:after="0"/>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51B8180" wp14:editId="62AA5F02">
            <wp:extent cx="5943600" cy="4457700"/>
            <wp:effectExtent l="0" t="0" r="0" b="0"/>
            <wp:docPr id="12" name="Рисунок 12" descr="drh_vs_rh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h_vs_rh_couple_day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6605AA" w14:textId="15916BFF" w:rsidR="000F3010" w:rsidRDefault="00C33AA1"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30181413" wp14:editId="2A262CCD">
            <wp:extent cx="5943600" cy="4457700"/>
            <wp:effectExtent l="0" t="0" r="0" b="0"/>
            <wp:docPr id="13" name="Рисунок 13"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h_diurnal_by_mon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A175407" w14:textId="7462FEF7" w:rsidR="00F5280C" w:rsidRDefault="00F5280C" w:rsidP="00F5280C">
      <w:pPr>
        <w:spacing w:after="0"/>
        <w:rPr>
          <w:rFonts w:ascii="Times New Roman" w:eastAsia="Times New Roman" w:hAnsi="Times New Roman" w:cs="Times New Roman"/>
          <w:sz w:val="24"/>
          <w:szCs w:val="24"/>
        </w:rPr>
      </w:pPr>
    </w:p>
    <w:sectPr w:rsid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Victor Matasov" w:date="2020-05-03T01:17:00Z" w:initials="VM">
    <w:p w14:paraId="5C51A43C" w14:textId="29560EBE" w:rsidR="004B40AF" w:rsidRDefault="004B40AF">
      <w:pPr>
        <w:pStyle w:val="a8"/>
      </w:pPr>
      <w:r>
        <w:rPr>
          <w:rStyle w:val="a7"/>
        </w:rPr>
        <w:annotationRef/>
      </w:r>
      <w:r>
        <w:rPr>
          <w:rStyle w:val="a7"/>
        </w:rPr>
        <w:t>Change for</w:t>
      </w:r>
      <w:r>
        <w:t xml:space="preserve"> better refs</w:t>
      </w:r>
    </w:p>
  </w:comment>
  <w:comment w:id="166" w:author="Victor Matasov" w:date="2020-05-03T01:18:00Z" w:initials="VM">
    <w:p w14:paraId="2254715E" w14:textId="6805BE0D" w:rsidR="004B40AF" w:rsidRDefault="004B40AF">
      <w:pPr>
        <w:pStyle w:val="a8"/>
      </w:pPr>
      <w:r>
        <w:rPr>
          <w:rStyle w:val="a7"/>
        </w:rPr>
        <w:annotationRef/>
      </w:r>
      <w:r>
        <w:t>Add here smth from transpiration papers maybe?</w:t>
      </w:r>
    </w:p>
  </w:comment>
  <w:comment w:id="167" w:author="Victor Matasov" w:date="2020-05-03T01:20:00Z" w:initials="VM">
    <w:p w14:paraId="41D537C6" w14:textId="52B51175" w:rsidR="004B40AF" w:rsidRDefault="004B40AF">
      <w:pPr>
        <w:pStyle w:val="a8"/>
      </w:pPr>
      <w:r>
        <w:rPr>
          <w:rStyle w:val="a7"/>
        </w:rPr>
        <w:annotationRef/>
      </w:r>
      <w:r>
        <w:t>Please add here smth else</w:t>
      </w:r>
    </w:p>
  </w:comment>
  <w:comment w:id="168" w:author="Victor Matasov" w:date="2020-05-03T01:23:00Z" w:initials="VM">
    <w:p w14:paraId="4B0182E0" w14:textId="42CF94C9" w:rsidR="004B40AF" w:rsidRDefault="004B40AF">
      <w:pPr>
        <w:pStyle w:val="a8"/>
      </w:pPr>
      <w:r>
        <w:rPr>
          <w:rStyle w:val="a7"/>
        </w:rPr>
        <w:annotationRef/>
      </w:r>
      <w:r>
        <w:t>dT and dTmax – maybe it would be better to write down all equations?</w:t>
      </w:r>
    </w:p>
  </w:comment>
  <w:comment w:id="169" w:author="Victor Matasov" w:date="2020-05-02T19:16:00Z" w:initials="VM">
    <w:p w14:paraId="135FF29F" w14:textId="1CFBE566" w:rsidR="004B40AF" w:rsidRDefault="004B40AF">
      <w:pPr>
        <w:pStyle w:val="a8"/>
      </w:pPr>
      <w:r>
        <w:rPr>
          <w:rStyle w:val="a7"/>
        </w:rPr>
        <w:annotationRef/>
      </w:r>
      <w:r>
        <w:t>I’m sure we need to add here more information, especially about precipitation recalculations and canopy area or m2…</w:t>
      </w:r>
    </w:p>
  </w:comment>
  <w:comment w:id="171" w:author="Victor Matasov" w:date="2020-05-03T14:23:00Z" w:initials="VM">
    <w:p w14:paraId="4B3F5FF1" w14:textId="3C24FABF" w:rsidR="004B40AF" w:rsidRDefault="004B40AF">
      <w:pPr>
        <w:pStyle w:val="a8"/>
      </w:pPr>
      <w:r>
        <w:rPr>
          <w:rStyle w:val="a7"/>
        </w:rPr>
        <w:annotationRef/>
      </w:r>
      <w:r>
        <w:t>Please add here more about kWh an Wm-2</w:t>
      </w:r>
    </w:p>
  </w:comment>
  <w:comment w:id="172" w:author="riccardo valentini" w:date="2020-04-30T16:08:00Z" w:initials="rv">
    <w:p w14:paraId="41B732E4" w14:textId="0F25D6CC" w:rsidR="004B40AF" w:rsidRDefault="004B40AF">
      <w:pPr>
        <w:pStyle w:val="a8"/>
      </w:pPr>
      <w:r>
        <w:rPr>
          <w:rStyle w:val="a7"/>
        </w:rPr>
        <w:annotationRef/>
      </w:r>
      <w:r w:rsidRPr="003E49BB">
        <w:rPr>
          <w:noProof/>
          <w:highlight w:val="yellow"/>
        </w:rPr>
        <w:t>check consistency with units I gies °C is mssing</w:t>
      </w:r>
    </w:p>
  </w:comment>
  <w:comment w:id="173" w:author="Victor Matasov" w:date="2020-05-03T14:24:00Z" w:initials="VM">
    <w:p w14:paraId="71B433B2" w14:textId="16ABA411" w:rsidR="004B40AF" w:rsidRDefault="004B40AF">
      <w:pPr>
        <w:pStyle w:val="a8"/>
      </w:pPr>
      <w:r>
        <w:rPr>
          <w:rStyle w:val="a7"/>
        </w:rPr>
        <w:annotationRef/>
      </w:r>
      <w:r>
        <w:t>canopy area inside equations?</w:t>
      </w:r>
    </w:p>
  </w:comment>
  <w:comment w:id="175" w:author="riccardo valentini" w:date="2020-05-03T00:39:00Z" w:initials="rv">
    <w:p w14:paraId="53B459CC" w14:textId="77777777" w:rsidR="004B40AF" w:rsidRDefault="004B40AF" w:rsidP="00015FD1">
      <w:pPr>
        <w:pStyle w:val="a8"/>
      </w:pPr>
      <w:r>
        <w:rPr>
          <w:rStyle w:val="a7"/>
        </w:rPr>
        <w:annotationRef/>
      </w:r>
      <w:r>
        <w:rPr>
          <w:noProof/>
        </w:rPr>
        <w:t>I would move this part at the beginning</w:t>
      </w:r>
    </w:p>
  </w:comment>
  <w:comment w:id="176" w:author="Victor Matasov" w:date="2020-05-03T14:21:00Z" w:initials="VM">
    <w:p w14:paraId="78B4241C" w14:textId="56896572" w:rsidR="004B40AF" w:rsidRDefault="004B40AF">
      <w:pPr>
        <w:pStyle w:val="a8"/>
      </w:pPr>
      <w:r>
        <w:rPr>
          <w:rStyle w:val="a7"/>
        </w:rPr>
        <w:annotationRef/>
      </w:r>
      <w:r>
        <w:t>Where is the 5th tilia?</w:t>
      </w:r>
    </w:p>
  </w:comment>
  <w:comment w:id="177" w:author="Victor Matasov" w:date="2020-05-03T14:22:00Z" w:initials="VM">
    <w:p w14:paraId="69B2814F" w14:textId="62A4117A" w:rsidR="004B40AF" w:rsidRDefault="004B40AF">
      <w:pPr>
        <w:pStyle w:val="a8"/>
      </w:pPr>
      <w:r>
        <w:rPr>
          <w:rStyle w:val="a7"/>
        </w:rPr>
        <w:annotationRef/>
      </w:r>
      <w:r>
        <w:t>I think this graph is important for clear interpretations, so maybe to show it here?</w:t>
      </w:r>
    </w:p>
  </w:comment>
  <w:comment w:id="178" w:author="Victor Matasov" w:date="2020-05-03T14:26:00Z" w:initials="VM">
    <w:p w14:paraId="51C1E52F" w14:textId="7D0A6057" w:rsidR="004B40AF" w:rsidRDefault="004B40AF">
      <w:pPr>
        <w:pStyle w:val="a8"/>
      </w:pPr>
      <w:r>
        <w:rPr>
          <w:rStyle w:val="a7"/>
        </w:rPr>
        <w:annotationRef/>
      </w:r>
      <w:r>
        <w:t>kWh or Wm-2 – which graphs should be shown here?</w:t>
      </w:r>
    </w:p>
  </w:comment>
  <w:comment w:id="179" w:author="Victor Matasov" w:date="2020-05-03T14:20:00Z" w:initials="VM">
    <w:p w14:paraId="713C8E50" w14:textId="51EE4109" w:rsidR="004B40AF" w:rsidRDefault="004B40AF">
      <w:pPr>
        <w:pStyle w:val="a8"/>
      </w:pPr>
      <w:r>
        <w:rPr>
          <w:rStyle w:val="a7"/>
        </w:rPr>
        <w:annotationRef/>
      </w:r>
      <w:r>
        <w:t>What is the black line stands for? And we have here all 19 TT+ instead of 16…</w:t>
      </w:r>
    </w:p>
  </w:comment>
  <w:comment w:id="180" w:author="Victor Matasov" w:date="2020-05-03T14:20:00Z" w:initials="VM">
    <w:p w14:paraId="3C41D6B4" w14:textId="71F25502" w:rsidR="004B40AF" w:rsidRDefault="004B40AF">
      <w:pPr>
        <w:pStyle w:val="a8"/>
      </w:pPr>
      <w:r>
        <w:rPr>
          <w:rStyle w:val="a7"/>
        </w:rPr>
        <w:annotationRef/>
      </w:r>
      <w:r>
        <w:t>Again 19 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51A43C" w15:done="0"/>
  <w15:commentEx w15:paraId="2254715E" w15:done="0"/>
  <w15:commentEx w15:paraId="41D537C6" w15:done="0"/>
  <w15:commentEx w15:paraId="4B0182E0" w15:done="0"/>
  <w15:commentEx w15:paraId="135FF29F" w15:done="0"/>
  <w15:commentEx w15:paraId="4B3F5FF1" w15:done="0"/>
  <w15:commentEx w15:paraId="41B732E4" w15:done="0"/>
  <w15:commentEx w15:paraId="71B433B2" w15:done="0"/>
  <w15:commentEx w15:paraId="53B459CC" w15:done="0"/>
  <w15:commentEx w15:paraId="78B4241C" w15:done="0"/>
  <w15:commentEx w15:paraId="69B2814F" w15:done="0"/>
  <w15:commentEx w15:paraId="51C1E52F" w15:done="0"/>
  <w15:commentEx w15:paraId="713C8E50" w15:done="0"/>
  <w15:commentEx w15:paraId="3C41D6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51A43C" w16cid:durableId="2259594E"/>
  <w16cid:commentId w16cid:paraId="2254715E" w16cid:durableId="2259594F"/>
  <w16cid:commentId w16cid:paraId="41D537C6" w16cid:durableId="22595950"/>
  <w16cid:commentId w16cid:paraId="4B0182E0" w16cid:durableId="22595951"/>
  <w16cid:commentId w16cid:paraId="135FF29F" w16cid:durableId="22595952"/>
  <w16cid:commentId w16cid:paraId="4B3F5FF1" w16cid:durableId="22595953"/>
  <w16cid:commentId w16cid:paraId="41B732E4" w16cid:durableId="22557681"/>
  <w16cid:commentId w16cid:paraId="71B433B2" w16cid:durableId="22595955"/>
  <w16cid:commentId w16cid:paraId="53B459CC" w16cid:durableId="22595956"/>
  <w16cid:commentId w16cid:paraId="51C1E52F" w16cid:durableId="225959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A4E72" w14:textId="77777777" w:rsidR="00180898" w:rsidRDefault="00180898" w:rsidP="00E10EEC">
      <w:pPr>
        <w:spacing w:after="0" w:line="240" w:lineRule="auto"/>
      </w:pPr>
      <w:r>
        <w:separator/>
      </w:r>
    </w:p>
  </w:endnote>
  <w:endnote w:type="continuationSeparator" w:id="0">
    <w:p w14:paraId="08131DE4" w14:textId="77777777" w:rsidR="00180898" w:rsidRDefault="00180898"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yandex-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069E7" w14:textId="77777777" w:rsidR="00180898" w:rsidRDefault="00180898" w:rsidP="00E10EEC">
      <w:pPr>
        <w:spacing w:after="0" w:line="240" w:lineRule="auto"/>
      </w:pPr>
      <w:r>
        <w:separator/>
      </w:r>
    </w:p>
  </w:footnote>
  <w:footnote w:type="continuationSeparator" w:id="0">
    <w:p w14:paraId="0407C3FF" w14:textId="77777777" w:rsidR="00180898" w:rsidRDefault="00180898"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3"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4" w15:restartNumberingAfterBreak="0">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num w:numId="1">
    <w:abstractNumId w:val="1"/>
  </w:num>
  <w:num w:numId="2">
    <w:abstractNumId w:val="0"/>
  </w:num>
  <w:num w:numId="3">
    <w:abstractNumId w:val="3"/>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rson w15:author="riccardo valentini">
    <w15:presenceInfo w15:providerId="Windows Live" w15:userId="efdc4af62088c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15FD1"/>
    <w:rsid w:val="00022855"/>
    <w:rsid w:val="00046453"/>
    <w:rsid w:val="000521FC"/>
    <w:rsid w:val="00052C93"/>
    <w:rsid w:val="00056FEA"/>
    <w:rsid w:val="000643A1"/>
    <w:rsid w:val="00065D10"/>
    <w:rsid w:val="00073E26"/>
    <w:rsid w:val="00085C49"/>
    <w:rsid w:val="000936AE"/>
    <w:rsid w:val="000A075E"/>
    <w:rsid w:val="000B324E"/>
    <w:rsid w:val="000C27A7"/>
    <w:rsid w:val="000D6FA9"/>
    <w:rsid w:val="000E1672"/>
    <w:rsid w:val="000E3FEF"/>
    <w:rsid w:val="000F3010"/>
    <w:rsid w:val="00100303"/>
    <w:rsid w:val="001146ED"/>
    <w:rsid w:val="00120C83"/>
    <w:rsid w:val="00126910"/>
    <w:rsid w:val="00127E9A"/>
    <w:rsid w:val="00134082"/>
    <w:rsid w:val="00144C3D"/>
    <w:rsid w:val="00150077"/>
    <w:rsid w:val="00150945"/>
    <w:rsid w:val="00150B2C"/>
    <w:rsid w:val="00175DFD"/>
    <w:rsid w:val="00180898"/>
    <w:rsid w:val="00180C42"/>
    <w:rsid w:val="001912A9"/>
    <w:rsid w:val="00191F40"/>
    <w:rsid w:val="00196B96"/>
    <w:rsid w:val="001A124B"/>
    <w:rsid w:val="001A7783"/>
    <w:rsid w:val="001B7DE0"/>
    <w:rsid w:val="001C2F9F"/>
    <w:rsid w:val="001C38DD"/>
    <w:rsid w:val="001D6764"/>
    <w:rsid w:val="001E5E1D"/>
    <w:rsid w:val="0020048C"/>
    <w:rsid w:val="00207112"/>
    <w:rsid w:val="00216FE1"/>
    <w:rsid w:val="002242E2"/>
    <w:rsid w:val="00227CF1"/>
    <w:rsid w:val="0025283E"/>
    <w:rsid w:val="002678F3"/>
    <w:rsid w:val="0027302F"/>
    <w:rsid w:val="00280DD9"/>
    <w:rsid w:val="00285CB4"/>
    <w:rsid w:val="00290198"/>
    <w:rsid w:val="00293F72"/>
    <w:rsid w:val="0029645E"/>
    <w:rsid w:val="002E68F6"/>
    <w:rsid w:val="002F4D65"/>
    <w:rsid w:val="00305E07"/>
    <w:rsid w:val="00306544"/>
    <w:rsid w:val="00312C81"/>
    <w:rsid w:val="00321759"/>
    <w:rsid w:val="003247C0"/>
    <w:rsid w:val="00330A73"/>
    <w:rsid w:val="00331846"/>
    <w:rsid w:val="00335AF7"/>
    <w:rsid w:val="00337EF1"/>
    <w:rsid w:val="00343699"/>
    <w:rsid w:val="00356E2D"/>
    <w:rsid w:val="0036060E"/>
    <w:rsid w:val="00360CAC"/>
    <w:rsid w:val="00364A09"/>
    <w:rsid w:val="0037143C"/>
    <w:rsid w:val="003723ED"/>
    <w:rsid w:val="00373C5B"/>
    <w:rsid w:val="00381D5A"/>
    <w:rsid w:val="0039589E"/>
    <w:rsid w:val="003A2958"/>
    <w:rsid w:val="003B29EA"/>
    <w:rsid w:val="003C30A6"/>
    <w:rsid w:val="003D4C4F"/>
    <w:rsid w:val="003E49BB"/>
    <w:rsid w:val="003F4AEE"/>
    <w:rsid w:val="00416D6A"/>
    <w:rsid w:val="00421097"/>
    <w:rsid w:val="00437DF0"/>
    <w:rsid w:val="004438A4"/>
    <w:rsid w:val="004609B8"/>
    <w:rsid w:val="00462AB8"/>
    <w:rsid w:val="004656A4"/>
    <w:rsid w:val="00465DD9"/>
    <w:rsid w:val="004660FE"/>
    <w:rsid w:val="004B0F88"/>
    <w:rsid w:val="004B40AF"/>
    <w:rsid w:val="004E1C43"/>
    <w:rsid w:val="004E3507"/>
    <w:rsid w:val="004E3B0A"/>
    <w:rsid w:val="004E7DB3"/>
    <w:rsid w:val="004F45F8"/>
    <w:rsid w:val="004F4B1A"/>
    <w:rsid w:val="00504335"/>
    <w:rsid w:val="00507CED"/>
    <w:rsid w:val="00524ECD"/>
    <w:rsid w:val="00541A04"/>
    <w:rsid w:val="00574535"/>
    <w:rsid w:val="0057577F"/>
    <w:rsid w:val="005757E8"/>
    <w:rsid w:val="00576E3B"/>
    <w:rsid w:val="00591A4A"/>
    <w:rsid w:val="005A1218"/>
    <w:rsid w:val="005A64CA"/>
    <w:rsid w:val="005C1798"/>
    <w:rsid w:val="005C5E9D"/>
    <w:rsid w:val="005D30E5"/>
    <w:rsid w:val="005D6428"/>
    <w:rsid w:val="005F6719"/>
    <w:rsid w:val="005F7742"/>
    <w:rsid w:val="006078A6"/>
    <w:rsid w:val="00613AD3"/>
    <w:rsid w:val="00625FA9"/>
    <w:rsid w:val="006447BC"/>
    <w:rsid w:val="00647620"/>
    <w:rsid w:val="006613D5"/>
    <w:rsid w:val="00662EE9"/>
    <w:rsid w:val="0066682F"/>
    <w:rsid w:val="00667A36"/>
    <w:rsid w:val="00675322"/>
    <w:rsid w:val="00680419"/>
    <w:rsid w:val="00683D4D"/>
    <w:rsid w:val="00694084"/>
    <w:rsid w:val="006940CE"/>
    <w:rsid w:val="006B27C3"/>
    <w:rsid w:val="006B5389"/>
    <w:rsid w:val="006C1541"/>
    <w:rsid w:val="006D1FF7"/>
    <w:rsid w:val="006D4A13"/>
    <w:rsid w:val="006E12F1"/>
    <w:rsid w:val="006E32F4"/>
    <w:rsid w:val="006F75E1"/>
    <w:rsid w:val="00707780"/>
    <w:rsid w:val="0072688E"/>
    <w:rsid w:val="007271B5"/>
    <w:rsid w:val="00730F1A"/>
    <w:rsid w:val="0077191C"/>
    <w:rsid w:val="00777205"/>
    <w:rsid w:val="007813BB"/>
    <w:rsid w:val="00785847"/>
    <w:rsid w:val="00795334"/>
    <w:rsid w:val="007B5295"/>
    <w:rsid w:val="007C0EB3"/>
    <w:rsid w:val="007C557A"/>
    <w:rsid w:val="007E4F73"/>
    <w:rsid w:val="007F2074"/>
    <w:rsid w:val="008027A8"/>
    <w:rsid w:val="00802884"/>
    <w:rsid w:val="0080697E"/>
    <w:rsid w:val="00806DDE"/>
    <w:rsid w:val="00811B56"/>
    <w:rsid w:val="0081280B"/>
    <w:rsid w:val="00843960"/>
    <w:rsid w:val="00853AC1"/>
    <w:rsid w:val="008659E7"/>
    <w:rsid w:val="00871684"/>
    <w:rsid w:val="00876D75"/>
    <w:rsid w:val="0089775C"/>
    <w:rsid w:val="008A1731"/>
    <w:rsid w:val="008C338F"/>
    <w:rsid w:val="008C46BC"/>
    <w:rsid w:val="008C478E"/>
    <w:rsid w:val="008D4FFD"/>
    <w:rsid w:val="008D6B3F"/>
    <w:rsid w:val="008F103E"/>
    <w:rsid w:val="008F5D16"/>
    <w:rsid w:val="00900D61"/>
    <w:rsid w:val="009149D9"/>
    <w:rsid w:val="009156B0"/>
    <w:rsid w:val="00926114"/>
    <w:rsid w:val="009300B3"/>
    <w:rsid w:val="00940EFB"/>
    <w:rsid w:val="00947EE5"/>
    <w:rsid w:val="0096354D"/>
    <w:rsid w:val="00972A3F"/>
    <w:rsid w:val="00974279"/>
    <w:rsid w:val="00983329"/>
    <w:rsid w:val="00995940"/>
    <w:rsid w:val="009A2819"/>
    <w:rsid w:val="009C2C8B"/>
    <w:rsid w:val="009C7B00"/>
    <w:rsid w:val="009E4150"/>
    <w:rsid w:val="00A11C13"/>
    <w:rsid w:val="00A14704"/>
    <w:rsid w:val="00A44E5E"/>
    <w:rsid w:val="00A55798"/>
    <w:rsid w:val="00A55DA5"/>
    <w:rsid w:val="00A72E93"/>
    <w:rsid w:val="00A8735B"/>
    <w:rsid w:val="00A91143"/>
    <w:rsid w:val="00A92C28"/>
    <w:rsid w:val="00AA1824"/>
    <w:rsid w:val="00AB0FF3"/>
    <w:rsid w:val="00AC0807"/>
    <w:rsid w:val="00AC14A4"/>
    <w:rsid w:val="00AD6DAE"/>
    <w:rsid w:val="00AF0258"/>
    <w:rsid w:val="00AF1ED9"/>
    <w:rsid w:val="00B00DD3"/>
    <w:rsid w:val="00B10A3D"/>
    <w:rsid w:val="00B30CF7"/>
    <w:rsid w:val="00B51E72"/>
    <w:rsid w:val="00B529AE"/>
    <w:rsid w:val="00B63109"/>
    <w:rsid w:val="00B75BE3"/>
    <w:rsid w:val="00BF4985"/>
    <w:rsid w:val="00BF6A66"/>
    <w:rsid w:val="00C058EB"/>
    <w:rsid w:val="00C22360"/>
    <w:rsid w:val="00C33AA1"/>
    <w:rsid w:val="00C34498"/>
    <w:rsid w:val="00C73913"/>
    <w:rsid w:val="00C76D48"/>
    <w:rsid w:val="00C96FCD"/>
    <w:rsid w:val="00CC1EE3"/>
    <w:rsid w:val="00CE414D"/>
    <w:rsid w:val="00CF0BB3"/>
    <w:rsid w:val="00CF1243"/>
    <w:rsid w:val="00CF5F5C"/>
    <w:rsid w:val="00D07E28"/>
    <w:rsid w:val="00D12ABE"/>
    <w:rsid w:val="00D244A4"/>
    <w:rsid w:val="00D2592E"/>
    <w:rsid w:val="00D428FB"/>
    <w:rsid w:val="00D45467"/>
    <w:rsid w:val="00D51C3D"/>
    <w:rsid w:val="00D56879"/>
    <w:rsid w:val="00D7217A"/>
    <w:rsid w:val="00D76ECA"/>
    <w:rsid w:val="00D77250"/>
    <w:rsid w:val="00D87B8E"/>
    <w:rsid w:val="00D87C11"/>
    <w:rsid w:val="00DD3DDC"/>
    <w:rsid w:val="00E0539B"/>
    <w:rsid w:val="00E05C4D"/>
    <w:rsid w:val="00E05F1D"/>
    <w:rsid w:val="00E10EEC"/>
    <w:rsid w:val="00E363DE"/>
    <w:rsid w:val="00E36C13"/>
    <w:rsid w:val="00E427CB"/>
    <w:rsid w:val="00E51496"/>
    <w:rsid w:val="00E6034C"/>
    <w:rsid w:val="00EA311D"/>
    <w:rsid w:val="00EA66B8"/>
    <w:rsid w:val="00EB0100"/>
    <w:rsid w:val="00EC4A55"/>
    <w:rsid w:val="00EF056B"/>
    <w:rsid w:val="00EF3FA9"/>
    <w:rsid w:val="00F01B59"/>
    <w:rsid w:val="00F0605C"/>
    <w:rsid w:val="00F157C3"/>
    <w:rsid w:val="00F16A13"/>
    <w:rsid w:val="00F22F79"/>
    <w:rsid w:val="00F2341F"/>
    <w:rsid w:val="00F327CE"/>
    <w:rsid w:val="00F5280C"/>
    <w:rsid w:val="00F52D03"/>
    <w:rsid w:val="00F744F2"/>
    <w:rsid w:val="00F806CD"/>
    <w:rsid w:val="00F902A5"/>
    <w:rsid w:val="00FA32C6"/>
    <w:rsid w:val="00FB1AB3"/>
    <w:rsid w:val="00FB39AC"/>
    <w:rsid w:val="00FB523C"/>
    <w:rsid w:val="00FB71A9"/>
    <w:rsid w:val="00FC2A56"/>
    <w:rsid w:val="00FC5DDC"/>
    <w:rsid w:val="00FC5FFC"/>
    <w:rsid w:val="00FC7F09"/>
    <w:rsid w:val="00FD1B43"/>
    <w:rsid w:val="00FD64A8"/>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8CC9A0B4-D8CC-49A4-84F2-9D44251E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left w:w="108" w:type="dxa"/>
        <w:right w:w="108" w:type="dxa"/>
      </w:tblCellMar>
    </w:tblPr>
  </w:style>
  <w:style w:type="table" w:customStyle="1" w:styleId="50">
    <w:name w:val="5"/>
    <w:basedOn w:val="TableNormal10"/>
    <w:pPr>
      <w:spacing w:after="0" w:line="240" w:lineRule="auto"/>
    </w:pPr>
    <w:tblPr>
      <w:tblStyleRowBandSize w:val="1"/>
      <w:tblStyleColBandSize w:val="1"/>
      <w:tblCellMar>
        <w:left w:w="108" w:type="dxa"/>
        <w:right w:w="108" w:type="dxa"/>
      </w:tblCellMar>
    </w:tblPr>
  </w:style>
  <w:style w:type="table" w:customStyle="1" w:styleId="40">
    <w:name w:val="4"/>
    <w:basedOn w:val="TableNormal10"/>
    <w:pPr>
      <w:spacing w:after="0" w:line="240" w:lineRule="auto"/>
    </w:pPr>
    <w:tblPr>
      <w:tblStyleRowBandSize w:val="1"/>
      <w:tblStyleColBandSize w:val="1"/>
      <w:tblCellMar>
        <w:left w:w="108" w:type="dxa"/>
        <w:right w:w="108" w:type="dxa"/>
      </w:tblCellMar>
    </w:tblPr>
  </w:style>
  <w:style w:type="table" w:customStyle="1" w:styleId="30">
    <w:name w:val="3"/>
    <w:basedOn w:val="TableNormal10"/>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 w:type="character" w:styleId="af8">
    <w:name w:val="Unresolved Mention"/>
    <w:basedOn w:val="a0"/>
    <w:uiPriority w:val="99"/>
    <w:semiHidden/>
    <w:unhideWhenUsed/>
    <w:rsid w:val="006B2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76874534">
      <w:bodyDiv w:val="1"/>
      <w:marLeft w:val="0"/>
      <w:marRight w:val="0"/>
      <w:marTop w:val="0"/>
      <w:marBottom w:val="0"/>
      <w:divBdr>
        <w:top w:val="none" w:sz="0" w:space="0" w:color="auto"/>
        <w:left w:val="none" w:sz="0" w:space="0" w:color="auto"/>
        <w:bottom w:val="none" w:sz="0" w:space="0" w:color="auto"/>
        <w:right w:val="none" w:sz="0" w:space="0" w:color="auto"/>
      </w:divBdr>
    </w:div>
    <w:div w:id="136266523">
      <w:bodyDiv w:val="1"/>
      <w:marLeft w:val="0"/>
      <w:marRight w:val="0"/>
      <w:marTop w:val="0"/>
      <w:marBottom w:val="0"/>
      <w:divBdr>
        <w:top w:val="none" w:sz="0" w:space="0" w:color="auto"/>
        <w:left w:val="none" w:sz="0" w:space="0" w:color="auto"/>
        <w:bottom w:val="none" w:sz="0" w:space="0" w:color="auto"/>
        <w:right w:val="none" w:sz="0" w:space="0" w:color="auto"/>
      </w:divBdr>
    </w:div>
    <w:div w:id="153300142">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29295043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36093944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36573080">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07534318">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41377836">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2697967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158765721">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307321111">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53747432">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2818077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6152438">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19000058">
      <w:bodyDiv w:val="1"/>
      <w:marLeft w:val="0"/>
      <w:marRight w:val="0"/>
      <w:marTop w:val="0"/>
      <w:marBottom w:val="0"/>
      <w:divBdr>
        <w:top w:val="none" w:sz="0" w:space="0" w:color="auto"/>
        <w:left w:val="none" w:sz="0" w:space="0" w:color="auto"/>
        <w:bottom w:val="none" w:sz="0" w:space="0" w:color="auto"/>
        <w:right w:val="none" w:sz="0" w:space="0" w:color="auto"/>
      </w:divBdr>
    </w:div>
    <w:div w:id="211848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doi.org/10.1016/j.envres.2017.10.023"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doi.org/10.1007/s13280-014-0504-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itreetools.org" TargetMode="External"/><Relationship Id="rId14" Type="http://schemas.openxmlformats.org/officeDocument/2006/relationships/hyperlink" Target="https://sensor.community/en/" TargetMode="External"/><Relationship Id="rId22" Type="http://schemas.openxmlformats.org/officeDocument/2006/relationships/image" Target="media/image9.png"/><Relationship Id="rId27" Type="http://schemas.openxmlformats.org/officeDocument/2006/relationships/hyperlink" Target="https://doi.org/10.1515/cass-2015-0001" TargetMode="External"/><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0C168C9-1FA4-4D60-B416-226CEB0B3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46907</Words>
  <Characters>267376</Characters>
  <Application>Microsoft Office Word</Application>
  <DocSecurity>0</DocSecurity>
  <Lines>2228</Lines>
  <Paragraphs>627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313656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Алексей Ярославцев</cp:lastModifiedBy>
  <cp:revision>2</cp:revision>
  <dcterms:created xsi:type="dcterms:W3CDTF">2020-05-03T12:49:00Z</dcterms:created>
  <dcterms:modified xsi:type="dcterms:W3CDTF">2020-05-03T12:49:00Z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id="1CNDBVVL"/&gt;&lt;style id="http://www.zotero.org/styles/ecosystem-services"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